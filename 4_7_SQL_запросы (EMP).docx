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D18" w:rsidRPr="002F1BEE" w:rsidRDefault="00E42D18" w:rsidP="00E42D18">
      <w:pPr>
        <w:shd w:val="clear" w:color="auto" w:fill="FFFFFF"/>
        <w:spacing w:after="375"/>
        <w:jc w:val="center"/>
        <w:rPr>
          <w:rFonts w:ascii="Times New Roman" w:hAnsi="Times New Roman" w:cs="Times New Roman"/>
          <w:b/>
          <w:sz w:val="40"/>
          <w:szCs w:val="40"/>
          <w:lang w:val="en-US" w:eastAsia="ru-RU"/>
        </w:rPr>
      </w:pPr>
      <w:r w:rsidRPr="00E42D18">
        <w:rPr>
          <w:rFonts w:ascii="Times New Roman" w:hAnsi="Times New Roman" w:cs="Times New Roman"/>
          <w:b/>
          <w:sz w:val="40"/>
          <w:szCs w:val="40"/>
          <w:lang w:eastAsia="ru-RU"/>
        </w:rPr>
        <w:t>ЗАПРОСЫ</w:t>
      </w:r>
    </w:p>
    <w:p w:rsidR="002F1BEE" w:rsidRDefault="00433ABC" w:rsidP="00E42D18">
      <w:pPr>
        <w:shd w:val="clear" w:color="auto" w:fill="FFFFFF"/>
        <w:spacing w:after="375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hyperlink r:id="rId8" w:history="1">
        <w:r w:rsidR="00F86FBF" w:rsidRPr="004F0427">
          <w:rPr>
            <w:rStyle w:val="a3"/>
            <w:rFonts w:ascii="Times New Roman" w:hAnsi="Times New Roman" w:cs="Times New Roman"/>
            <w:b/>
            <w:sz w:val="24"/>
            <w:szCs w:val="24"/>
            <w:lang w:val="en-US" w:eastAsia="ru-RU"/>
          </w:rPr>
          <w:t>https://learntutorials.net/ru/mongodb/topic/9271/%d0%b7%d0%b0%d0%bf%d1%80%d0%be%d1%81-%d0%b4%d0%b0%d0%bd%d0%bd%d1%8b%d1%85--%d0%bd%d0%b0%d1%87%d0%b0%d0%bb%d0%be-%d1%80%d0%b0%d0%b1%d0%be%d1%82%d1%8b-</w:t>
        </w:r>
      </w:hyperlink>
    </w:p>
    <w:p w:rsidR="00F86FBF" w:rsidRDefault="00F86FBF" w:rsidP="00E42D18">
      <w:pPr>
        <w:shd w:val="clear" w:color="auto" w:fill="FFFFFF"/>
        <w:spacing w:after="375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</w:p>
    <w:p w:rsidR="00F86FBF" w:rsidRPr="001E316A" w:rsidRDefault="00F86FBF" w:rsidP="00F86FBF">
      <w:pPr>
        <w:pStyle w:val="ab"/>
        <w:ind w:left="720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1). ПРОВЕРЬТЕ РЕЗУЛЬТАТЫ РАБОТЫ С файлом </w:t>
      </w:r>
      <w:r w:rsidRPr="001E316A">
        <w:rPr>
          <w:rFonts w:ascii="Times New Roman" w:hAnsi="Times New Roman"/>
          <w:b/>
          <w:sz w:val="40"/>
          <w:szCs w:val="40"/>
        </w:rPr>
        <w:t xml:space="preserve">4_5sql запросы по EMP_1.pdf </w:t>
      </w:r>
    </w:p>
    <w:p w:rsidR="00F86FBF" w:rsidRPr="00F86FBF" w:rsidRDefault="00F86FBF" w:rsidP="00F86FBF">
      <w:pPr>
        <w:pStyle w:val="ab"/>
        <w:ind w:left="720"/>
        <w:rPr>
          <w:rFonts w:ascii="Times New Roman" w:hAnsi="Times New Roman"/>
          <w:b/>
          <w:sz w:val="40"/>
          <w:szCs w:val="40"/>
        </w:rPr>
      </w:pPr>
    </w:p>
    <w:tbl>
      <w:tblPr>
        <w:tblStyle w:val="ad"/>
        <w:tblW w:w="0" w:type="auto"/>
        <w:tblInd w:w="-147" w:type="dxa"/>
        <w:tblLook w:val="04A0" w:firstRow="1" w:lastRow="0" w:firstColumn="1" w:lastColumn="0" w:noHBand="0" w:noVBand="1"/>
      </w:tblPr>
      <w:tblGrid>
        <w:gridCol w:w="5059"/>
        <w:gridCol w:w="4433"/>
      </w:tblGrid>
      <w:tr w:rsidR="00F86FBF" w:rsidRPr="00B74A6A" w:rsidTr="00FD7E6B">
        <w:tc>
          <w:tcPr>
            <w:tcW w:w="5059" w:type="dxa"/>
          </w:tcPr>
          <w:p w:rsidR="00F86FBF" w:rsidRPr="00F86FBF" w:rsidRDefault="00F86FBF" w:rsidP="00FD7E6B">
            <w:pPr>
              <w:pStyle w:val="ab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92941340"/>
          </w:p>
        </w:tc>
        <w:tc>
          <w:tcPr>
            <w:tcW w:w="4433" w:type="dxa"/>
          </w:tcPr>
          <w:p w:rsidR="00F86FBF" w:rsidRPr="00016E97" w:rsidRDefault="00F86FBF" w:rsidP="00FD7E6B">
            <w:pPr>
              <w:pStyle w:val="ab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SQL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Pr="00B74A6A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t xml:space="preserve"> Напишите запрос, который выводит номера сотрудников, их оклады и даты приёма на работу</w:t>
            </w:r>
          </w:p>
        </w:tc>
        <w:tc>
          <w:tcPr>
            <w:tcW w:w="4433" w:type="dxa"/>
          </w:tcPr>
          <w:p w:rsidR="00F86FBF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empno</w:t>
            </w:r>
            <w:proofErr w:type="spellEnd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hiredate</w:t>
            </w:r>
            <w:proofErr w:type="spellEnd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emp;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Pr="00B74A6A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t xml:space="preserve"> Напишите запрос, который выводит номера и названия отделов</w:t>
            </w:r>
          </w:p>
        </w:tc>
        <w:tc>
          <w:tcPr>
            <w:tcW w:w="4433" w:type="dxa"/>
          </w:tcPr>
          <w:p w:rsidR="00F86FBF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deptno</w:t>
            </w:r>
            <w:proofErr w:type="spellEnd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dname</w:t>
            </w:r>
            <w:proofErr w:type="spellEnd"/>
            <w:r w:rsidRPr="00F95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dept;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504277">
              <w:t>3</w:t>
            </w:r>
            <w:r>
              <w:t>. Перечислите имена сотрудников и их оклад, увеличенный на 15% и округленный до целого числа долларов</w:t>
            </w:r>
          </w:p>
        </w:tc>
        <w:tc>
          <w:tcPr>
            <w:tcW w:w="4433" w:type="dxa"/>
          </w:tcPr>
          <w:p w:rsidR="00F86FBF" w:rsidRPr="00504277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C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484C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484C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84C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484C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*1.15 from emp;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Pr="007158BA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504277">
              <w:t xml:space="preserve">4. </w:t>
            </w:r>
            <w:r>
              <w:t>Известно, что в некоторые из продавцов — женщины (поэтому для них название SALESMAN записанное в таблице EMP не уместно). Поменяйте в результате вывода окончания MAN на PERSON, так чтобы получилось SALESPERSON</w:t>
            </w:r>
          </w:p>
          <w:p w:rsidR="00F86FBF" w:rsidRPr="00504277" w:rsidRDefault="00F86FBF" w:rsidP="00FD7E6B">
            <w:pPr>
              <w:pStyle w:val="ab"/>
            </w:pPr>
          </w:p>
        </w:tc>
        <w:tc>
          <w:tcPr>
            <w:tcW w:w="4433" w:type="dxa"/>
          </w:tcPr>
          <w:p w:rsidR="00F86FBF" w:rsidRPr="00504277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empno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replace (job, 'MAN', 'PERSON') as job from emp;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Default="00F86FBF" w:rsidP="00FD7E6B">
            <w:pPr>
              <w:pStyle w:val="ab"/>
            </w:pPr>
            <w:r w:rsidRPr="00504277">
              <w:t xml:space="preserve">5. </w:t>
            </w:r>
            <w:r>
              <w:t>Выведите фамилии сотрудников, принятых на работу в сентябре. (Смотрите функцию TO_CHAR, которая преобразует дату в строковый формат)</w:t>
            </w:r>
          </w:p>
          <w:p w:rsidR="00F86FBF" w:rsidRPr="00504277" w:rsidRDefault="00F86FBF" w:rsidP="00FD7E6B">
            <w:pPr>
              <w:pStyle w:val="ab"/>
            </w:pPr>
          </w:p>
        </w:tc>
        <w:tc>
          <w:tcPr>
            <w:tcW w:w="4433" w:type="dxa"/>
          </w:tcPr>
          <w:p w:rsidR="00F86FBF" w:rsidRPr="00504277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emp where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to_</w:t>
            </w:r>
            <w:proofErr w:type="gram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hiredate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'mm') = 9;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Default="00F86FBF" w:rsidP="00FD7E6B">
            <w:pPr>
              <w:pStyle w:val="ab"/>
            </w:pPr>
            <w:r w:rsidRPr="00504277">
              <w:t xml:space="preserve">6. </w:t>
            </w:r>
            <w:r>
              <w:t>Выдайте номера (DEPTNO) и названия (DNAME) всех отделов в алфавитном порядке</w:t>
            </w:r>
          </w:p>
          <w:p w:rsidR="00F86FBF" w:rsidRDefault="00F86FBF" w:rsidP="00FD7E6B">
            <w:pPr>
              <w:pStyle w:val="ab"/>
            </w:pPr>
            <w:r>
              <w:t>Найдите всех сотрудников с окладом в интервале от 1000 до 2000, включительно</w:t>
            </w:r>
          </w:p>
          <w:p w:rsidR="00F86FBF" w:rsidRPr="00504277" w:rsidRDefault="00F86FBF" w:rsidP="00FD7E6B">
            <w:pPr>
              <w:pStyle w:val="ab"/>
            </w:pPr>
          </w:p>
        </w:tc>
        <w:tc>
          <w:tcPr>
            <w:tcW w:w="4433" w:type="dxa"/>
          </w:tcPr>
          <w:p w:rsidR="00F86FBF" w:rsidRPr="00504277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deptno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dname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emp join dept using (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deptno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where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&gt;= 1000 AND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&lt;=2000 order by </w:t>
            </w:r>
            <w:proofErr w:type="spellStart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dname</w:t>
            </w:r>
            <w:proofErr w:type="spellEnd"/>
            <w:r w:rsidRPr="00FD4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Pr="00504277" w:rsidRDefault="00F86FBF" w:rsidP="00FD7E6B">
            <w:pPr>
              <w:pStyle w:val="ab"/>
            </w:pPr>
            <w:r w:rsidRPr="00504277">
              <w:t>7</w:t>
            </w:r>
            <w:r>
              <w:t>. Извлеките полную информацию о всех сотрудниках в отделах 10 и 20 так чтобы их фамилии шли в алфавитном порядке</w:t>
            </w:r>
          </w:p>
        </w:tc>
        <w:tc>
          <w:tcPr>
            <w:tcW w:w="4433" w:type="dxa"/>
          </w:tcPr>
          <w:p w:rsidR="00F86FBF" w:rsidRPr="00504277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deptno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emp where </w:t>
            </w:r>
            <w:proofErr w:type="spell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deptno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10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</w:t>
            </w:r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deptno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20 order by </w:t>
            </w:r>
            <w:proofErr w:type="spell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Pr="00504277" w:rsidRDefault="00F86FBF" w:rsidP="00FD7E6B">
            <w:pPr>
              <w:pStyle w:val="ab"/>
            </w:pPr>
            <w:r w:rsidRPr="00504277">
              <w:t xml:space="preserve">8. </w:t>
            </w:r>
            <w:r>
              <w:t>Выведите фамилии и должности всех клерков в отделе 20.</w:t>
            </w:r>
          </w:p>
        </w:tc>
        <w:tc>
          <w:tcPr>
            <w:tcW w:w="4433" w:type="dxa"/>
          </w:tcPr>
          <w:p w:rsidR="00F86FBF" w:rsidRPr="00504277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emp where job = 'CLERK' and </w:t>
            </w:r>
            <w:proofErr w:type="spell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deptno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20;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Pr="00504277" w:rsidRDefault="00F86FBF" w:rsidP="00FD7E6B">
            <w:pPr>
              <w:pStyle w:val="ab"/>
            </w:pPr>
            <w:r w:rsidRPr="00504277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>
              <w:t>Найдите всех сотрудников, чьи фамилии содержат сочетания 'ТН' или 'LL'.</w:t>
            </w:r>
          </w:p>
        </w:tc>
        <w:tc>
          <w:tcPr>
            <w:tcW w:w="4433" w:type="dxa"/>
          </w:tcPr>
          <w:p w:rsidR="00F86FBF" w:rsidRPr="00504277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ENAME FROM EMP WHERE ENAME LIKE '%TH%' OR ENAME LIKE '%LL%';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Pr="00504277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CE690E">
              <w:t xml:space="preserve">10. </w:t>
            </w:r>
            <w:r>
              <w:t>Выведите фамилию, должность и оклад сотрудников, у которых есть руководитель.</w:t>
            </w:r>
          </w:p>
        </w:tc>
        <w:tc>
          <w:tcPr>
            <w:tcW w:w="4433" w:type="dxa"/>
          </w:tcPr>
          <w:p w:rsidR="00F86FBF" w:rsidRPr="0002744F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proofErr w:type="gram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ename,job</w:t>
            </w:r>
            <w:proofErr w:type="gram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,sal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emp where </w:t>
            </w:r>
            <w:proofErr w:type="spellStart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mgr</w:t>
            </w:r>
            <w:proofErr w:type="spellEnd"/>
            <w:r w:rsidRPr="00027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not null;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Default="00F86FBF" w:rsidP="00FD7E6B">
            <w:pPr>
              <w:pStyle w:val="ab"/>
            </w:pPr>
            <w:r w:rsidRPr="00CE690E">
              <w:t xml:space="preserve">11. </w:t>
            </w:r>
            <w:r>
              <w:t>В таблице EMP найдите фамилию с двумя буквами «А»</w:t>
            </w:r>
          </w:p>
          <w:p w:rsidR="00F86FBF" w:rsidRPr="00CE690E" w:rsidRDefault="00F86FBF" w:rsidP="00FD7E6B">
            <w:pPr>
              <w:pStyle w:val="ab"/>
            </w:pPr>
          </w:p>
        </w:tc>
        <w:tc>
          <w:tcPr>
            <w:tcW w:w="4433" w:type="dxa"/>
          </w:tcPr>
          <w:p w:rsidR="00F86FBF" w:rsidRPr="0002744F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ENAME FROM EMP WHERE ENAME LIKE '%A%A%';</w:t>
            </w:r>
          </w:p>
        </w:tc>
      </w:tr>
      <w:tr w:rsidR="00F86FBF" w:rsidRPr="009D00A0" w:rsidTr="00FD7E6B">
        <w:tc>
          <w:tcPr>
            <w:tcW w:w="5059" w:type="dxa"/>
          </w:tcPr>
          <w:p w:rsidR="00F86FBF" w:rsidRPr="00016E97" w:rsidRDefault="00F86FBF" w:rsidP="00FD7E6B">
            <w:pPr>
              <w:pStyle w:val="ab"/>
            </w:pPr>
            <w:r w:rsidRPr="00CE690E">
              <w:lastRenderedPageBreak/>
              <w:t xml:space="preserve">12. </w:t>
            </w:r>
            <w:r>
              <w:t>Выдайте фамилии, годовой доход и комиссионное вознаграждение всех продавцов, у которых месячный оклад превышает их комиссионные. Расположите их в порядке убывания окладов, если встретится несколько сотрудников с одинаковым окладом они должны быть перечислены в алфавитном порядке.</w:t>
            </w:r>
          </w:p>
        </w:tc>
        <w:tc>
          <w:tcPr>
            <w:tcW w:w="4433" w:type="dxa"/>
          </w:tcPr>
          <w:p w:rsidR="00F86FBF" w:rsidRPr="0002744F" w:rsidRDefault="00F86FBF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*12, comm from emp where </w:t>
            </w:r>
            <w:proofErr w:type="spellStart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&gt; comm AND job = 'SALESMAN' order by </w:t>
            </w:r>
            <w:proofErr w:type="spellStart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*12 DESC, </w:t>
            </w:r>
            <w:proofErr w:type="spellStart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FA7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ASC;</w:t>
            </w:r>
          </w:p>
        </w:tc>
      </w:tr>
      <w:bookmarkEnd w:id="0"/>
    </w:tbl>
    <w:p w:rsidR="00F86FBF" w:rsidRPr="00524515" w:rsidRDefault="00F86FBF" w:rsidP="00E42D18">
      <w:pPr>
        <w:shd w:val="clear" w:color="auto" w:fill="FFFFFF"/>
        <w:spacing w:after="375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</w:p>
    <w:p w:rsidR="00B74A6A" w:rsidRDefault="00B74A6A" w:rsidP="00B74A6A">
      <w:pPr>
        <w:pStyle w:val="ab"/>
        <w:ind w:left="720"/>
        <w:rPr>
          <w:rFonts w:ascii="Times New Roman" w:hAnsi="Times New Roman"/>
          <w:b/>
          <w:sz w:val="40"/>
          <w:szCs w:val="40"/>
        </w:rPr>
      </w:pPr>
      <w:r w:rsidRPr="001E316A">
        <w:rPr>
          <w:rFonts w:ascii="Times New Roman" w:hAnsi="Times New Roman"/>
          <w:b/>
          <w:sz w:val="40"/>
          <w:szCs w:val="40"/>
        </w:rPr>
        <w:t xml:space="preserve">ЗАДАНИЕ: выполнить запросы в среде </w:t>
      </w:r>
      <w:r w:rsidRPr="001E316A">
        <w:rPr>
          <w:rFonts w:ascii="Times New Roman" w:hAnsi="Times New Roman"/>
          <w:b/>
          <w:sz w:val="40"/>
          <w:szCs w:val="40"/>
          <w:lang w:val="en-US"/>
        </w:rPr>
        <w:t>SQL</w:t>
      </w:r>
      <w:r w:rsidRPr="001E316A">
        <w:rPr>
          <w:rFonts w:ascii="Times New Roman" w:hAnsi="Times New Roman"/>
          <w:b/>
          <w:sz w:val="40"/>
          <w:szCs w:val="40"/>
        </w:rPr>
        <w:t xml:space="preserve"> (см. </w:t>
      </w:r>
      <w:proofErr w:type="gramStart"/>
      <w:r w:rsidRPr="001E316A">
        <w:rPr>
          <w:rFonts w:ascii="Times New Roman" w:hAnsi="Times New Roman"/>
          <w:b/>
          <w:sz w:val="40"/>
          <w:szCs w:val="40"/>
        </w:rPr>
        <w:t>файл:</w:t>
      </w:r>
      <w:r w:rsidR="00F86FBF">
        <w:rPr>
          <w:rFonts w:ascii="Times New Roman" w:hAnsi="Times New Roman"/>
          <w:b/>
          <w:sz w:val="40"/>
          <w:szCs w:val="40"/>
        </w:rPr>
        <w:t xml:space="preserve"> </w:t>
      </w:r>
      <w:r w:rsidRPr="001E316A">
        <w:rPr>
          <w:rFonts w:ascii="Times New Roman" w:hAnsi="Times New Roman"/>
          <w:b/>
          <w:sz w:val="40"/>
          <w:szCs w:val="40"/>
        </w:rPr>
        <w:t xml:space="preserve">  </w:t>
      </w:r>
      <w:proofErr w:type="gramEnd"/>
      <w:r w:rsidRPr="001E316A">
        <w:rPr>
          <w:rFonts w:ascii="Times New Roman" w:hAnsi="Times New Roman"/>
          <w:b/>
          <w:sz w:val="40"/>
          <w:szCs w:val="40"/>
        </w:rPr>
        <w:t>4_6sql запросы по EMP_2.pdf   )</w:t>
      </w:r>
    </w:p>
    <w:p w:rsidR="008D0E3E" w:rsidRDefault="008D0E3E" w:rsidP="00B74A6A">
      <w:pPr>
        <w:pStyle w:val="ab"/>
        <w:ind w:left="720"/>
        <w:rPr>
          <w:rFonts w:ascii="Times New Roman" w:hAnsi="Times New Roman"/>
          <w:b/>
          <w:sz w:val="40"/>
          <w:szCs w:val="40"/>
        </w:rPr>
      </w:pPr>
    </w:p>
    <w:tbl>
      <w:tblPr>
        <w:tblStyle w:val="ad"/>
        <w:tblW w:w="0" w:type="auto"/>
        <w:tblInd w:w="-147" w:type="dxa"/>
        <w:tblLook w:val="04A0" w:firstRow="1" w:lastRow="0" w:firstColumn="1" w:lastColumn="0" w:noHBand="0" w:noVBand="1"/>
      </w:tblPr>
      <w:tblGrid>
        <w:gridCol w:w="9492"/>
      </w:tblGrid>
      <w:tr w:rsidR="008D0E3E" w:rsidRPr="009D00A0" w:rsidTr="004E445B">
        <w:trPr>
          <w:trHeight w:val="557"/>
        </w:trPr>
        <w:tc>
          <w:tcPr>
            <w:tcW w:w="9492" w:type="dxa"/>
          </w:tcPr>
          <w:p w:rsidR="008D0E3E" w:rsidRDefault="008D0E3E" w:rsidP="004E445B">
            <w:pPr>
              <w:pStyle w:val="ab"/>
              <w:rPr>
                <w:b/>
                <w:u w:val="single"/>
              </w:rPr>
            </w:pPr>
            <w:r w:rsidRPr="00B74A6A">
              <w:rPr>
                <w:b/>
                <w:u w:val="single"/>
              </w:rPr>
              <w:t xml:space="preserve">Задание </w:t>
            </w:r>
          </w:p>
          <w:p w:rsidR="008D0E3E" w:rsidRDefault="008D0E3E" w:rsidP="004E445B">
            <w:pPr>
              <w:pStyle w:val="ab"/>
            </w:pPr>
          </w:p>
          <w:p w:rsidR="008D0E3E" w:rsidRDefault="008D0E3E" w:rsidP="004E445B">
            <w:pPr>
              <w:pStyle w:val="ab"/>
            </w:pPr>
            <w:r>
              <w:t>1). Напишите запрос, который выводит фамилии сотрудников, работающих в городе Нью-Йорке. Для этого вам пригодится таблица DEPT</w:t>
            </w:r>
          </w:p>
          <w:p w:rsidR="007E296B" w:rsidRPr="00D117C5" w:rsidRDefault="00421028" w:rsidP="004E445B">
            <w:pPr>
              <w:pStyle w:val="ab"/>
              <w:rPr>
                <w:b/>
                <w:lang w:val="en-US"/>
              </w:rPr>
            </w:pPr>
            <w:r w:rsidRPr="00D117C5">
              <w:rPr>
                <w:b/>
                <w:lang w:val="en-US"/>
              </w:rPr>
              <w:t xml:space="preserve">select </w:t>
            </w:r>
            <w:proofErr w:type="spellStart"/>
            <w:r w:rsidRPr="00D117C5">
              <w:rPr>
                <w:b/>
                <w:lang w:val="en-US"/>
              </w:rPr>
              <w:t>ename</w:t>
            </w:r>
            <w:proofErr w:type="spellEnd"/>
            <w:r w:rsidRPr="00D117C5">
              <w:rPr>
                <w:b/>
                <w:lang w:val="en-US"/>
              </w:rPr>
              <w:t xml:space="preserve"> from emp e join dept d on </w:t>
            </w:r>
            <w:proofErr w:type="spellStart"/>
            <w:proofErr w:type="gramStart"/>
            <w:r w:rsidRPr="00D117C5">
              <w:rPr>
                <w:b/>
                <w:lang w:val="en-US"/>
              </w:rPr>
              <w:t>e.deptno</w:t>
            </w:r>
            <w:proofErr w:type="spellEnd"/>
            <w:proofErr w:type="gramEnd"/>
            <w:r w:rsidRPr="00D117C5">
              <w:rPr>
                <w:b/>
                <w:lang w:val="en-US"/>
              </w:rPr>
              <w:t>=</w:t>
            </w:r>
            <w:proofErr w:type="spellStart"/>
            <w:r w:rsidRPr="00D117C5">
              <w:rPr>
                <w:b/>
                <w:lang w:val="en-US"/>
              </w:rPr>
              <w:t>d.deptno</w:t>
            </w:r>
            <w:proofErr w:type="spellEnd"/>
            <w:r w:rsidRPr="00D117C5">
              <w:rPr>
                <w:b/>
                <w:lang w:val="en-US"/>
              </w:rPr>
              <w:t xml:space="preserve"> where loc='NEW YORK';</w:t>
            </w:r>
          </w:p>
          <w:p w:rsidR="008D0E3E" w:rsidRDefault="008D0E3E" w:rsidP="004E445B">
            <w:pPr>
              <w:pStyle w:val="ab"/>
            </w:pPr>
            <w:r>
              <w:t>2). Напишите запрос, который выводит фамилии сотрудников, которые получают больше, чем их непосредственные руководители</w:t>
            </w:r>
          </w:p>
          <w:p w:rsidR="00B70895" w:rsidRPr="00433418" w:rsidRDefault="00433418" w:rsidP="004E445B">
            <w:pPr>
              <w:pStyle w:val="ab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select </w:t>
            </w:r>
            <w:proofErr w:type="spellStart"/>
            <w:proofErr w:type="gramStart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e.ename</w:t>
            </w:r>
            <w:proofErr w:type="spellEnd"/>
            <w:proofErr w:type="gramEnd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from emp e join emp r on </w:t>
            </w:r>
            <w:proofErr w:type="spellStart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e.mgr</w:t>
            </w:r>
            <w:proofErr w:type="spellEnd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=</w:t>
            </w:r>
            <w:proofErr w:type="spellStart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r.empno</w:t>
            </w:r>
            <w:proofErr w:type="spellEnd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e.sal</w:t>
            </w:r>
            <w:proofErr w:type="spellEnd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&gt; </w:t>
            </w:r>
            <w:proofErr w:type="spellStart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r.sal</w:t>
            </w:r>
            <w:proofErr w:type="spellEnd"/>
            <w:r w:rsidRPr="004334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;</w:t>
            </w:r>
          </w:p>
          <w:p w:rsidR="008D0E3E" w:rsidRDefault="008D0E3E" w:rsidP="004E445B">
            <w:pPr>
              <w:pStyle w:val="ab"/>
            </w:pPr>
            <w:r>
              <w:t>3). Напишите запрос, который выводит фамилии сотрудников из отделов, где работают больше трёх человек</w:t>
            </w:r>
          </w:p>
          <w:p w:rsidR="00433418" w:rsidRPr="007677E3" w:rsidRDefault="007677E3" w:rsidP="004E445B">
            <w:pPr>
              <w:pStyle w:val="ab"/>
              <w:rPr>
                <w:b/>
                <w:lang w:val="en-US"/>
              </w:rPr>
            </w:pPr>
            <w:r w:rsidRPr="007677E3">
              <w:rPr>
                <w:b/>
                <w:lang w:val="en-US"/>
              </w:rPr>
              <w:t xml:space="preserve">select </w:t>
            </w:r>
            <w:proofErr w:type="spellStart"/>
            <w:r w:rsidRPr="007677E3">
              <w:rPr>
                <w:b/>
                <w:lang w:val="en-US"/>
              </w:rPr>
              <w:t>ename</w:t>
            </w:r>
            <w:proofErr w:type="spellEnd"/>
            <w:r w:rsidRPr="007677E3">
              <w:rPr>
                <w:b/>
                <w:lang w:val="en-US"/>
              </w:rPr>
              <w:t xml:space="preserve"> from emp e join dept d on </w:t>
            </w:r>
            <w:proofErr w:type="spellStart"/>
            <w:proofErr w:type="gramStart"/>
            <w:r w:rsidRPr="007677E3">
              <w:rPr>
                <w:b/>
                <w:lang w:val="en-US"/>
              </w:rPr>
              <w:t>e.deptno</w:t>
            </w:r>
            <w:proofErr w:type="spellEnd"/>
            <w:proofErr w:type="gramEnd"/>
            <w:r w:rsidRPr="007677E3">
              <w:rPr>
                <w:b/>
                <w:lang w:val="en-US"/>
              </w:rPr>
              <w:t>=</w:t>
            </w:r>
            <w:proofErr w:type="spellStart"/>
            <w:r w:rsidRPr="007677E3">
              <w:rPr>
                <w:b/>
                <w:lang w:val="en-US"/>
              </w:rPr>
              <w:t>d.deptno</w:t>
            </w:r>
            <w:proofErr w:type="spellEnd"/>
            <w:r w:rsidRPr="007677E3">
              <w:rPr>
                <w:b/>
                <w:lang w:val="en-US"/>
              </w:rPr>
              <w:t xml:space="preserve"> where </w:t>
            </w:r>
            <w:proofErr w:type="spellStart"/>
            <w:r w:rsidRPr="007677E3">
              <w:rPr>
                <w:b/>
                <w:lang w:val="en-US"/>
              </w:rPr>
              <w:t>d.deptno</w:t>
            </w:r>
            <w:proofErr w:type="spellEnd"/>
            <w:r w:rsidRPr="007677E3">
              <w:rPr>
                <w:b/>
                <w:lang w:val="en-US"/>
              </w:rPr>
              <w:t xml:space="preserve"> in (select </w:t>
            </w:r>
            <w:proofErr w:type="spellStart"/>
            <w:r w:rsidRPr="007677E3">
              <w:rPr>
                <w:b/>
                <w:lang w:val="en-US"/>
              </w:rPr>
              <w:t>dd.deptno</w:t>
            </w:r>
            <w:proofErr w:type="spellEnd"/>
            <w:r w:rsidRPr="007677E3">
              <w:rPr>
                <w:b/>
                <w:lang w:val="en-US"/>
              </w:rPr>
              <w:t xml:space="preserve"> from dept dd join emp </w:t>
            </w:r>
            <w:proofErr w:type="spellStart"/>
            <w:r w:rsidRPr="007677E3">
              <w:rPr>
                <w:b/>
                <w:lang w:val="en-US"/>
              </w:rPr>
              <w:t>ee</w:t>
            </w:r>
            <w:proofErr w:type="spellEnd"/>
            <w:r w:rsidRPr="007677E3">
              <w:rPr>
                <w:b/>
                <w:lang w:val="en-US"/>
              </w:rPr>
              <w:t xml:space="preserve"> on </w:t>
            </w:r>
            <w:proofErr w:type="spellStart"/>
            <w:r w:rsidRPr="007677E3">
              <w:rPr>
                <w:b/>
                <w:lang w:val="en-US"/>
              </w:rPr>
              <w:t>dd.deptno</w:t>
            </w:r>
            <w:proofErr w:type="spellEnd"/>
            <w:r w:rsidRPr="007677E3">
              <w:rPr>
                <w:b/>
                <w:lang w:val="en-US"/>
              </w:rPr>
              <w:t>=</w:t>
            </w:r>
            <w:proofErr w:type="spellStart"/>
            <w:r w:rsidRPr="007677E3">
              <w:rPr>
                <w:b/>
                <w:lang w:val="en-US"/>
              </w:rPr>
              <w:t>ee.deptno</w:t>
            </w:r>
            <w:proofErr w:type="spellEnd"/>
            <w:r w:rsidRPr="007677E3">
              <w:rPr>
                <w:b/>
                <w:lang w:val="en-US"/>
              </w:rPr>
              <w:t xml:space="preserve"> group by </w:t>
            </w:r>
            <w:proofErr w:type="spellStart"/>
            <w:r w:rsidRPr="007677E3">
              <w:rPr>
                <w:b/>
                <w:lang w:val="en-US"/>
              </w:rPr>
              <w:t>dd.deptno</w:t>
            </w:r>
            <w:proofErr w:type="spellEnd"/>
            <w:r w:rsidRPr="007677E3">
              <w:rPr>
                <w:b/>
                <w:lang w:val="en-US"/>
              </w:rPr>
              <w:t xml:space="preserve"> having count(*)&gt;3);</w:t>
            </w:r>
          </w:p>
          <w:p w:rsidR="008D0E3E" w:rsidRDefault="008D0E3E" w:rsidP="004E445B">
            <w:pPr>
              <w:pStyle w:val="ab"/>
            </w:pPr>
            <w:r w:rsidRPr="008D0E3E">
              <w:t xml:space="preserve">4). </w:t>
            </w:r>
            <w:r>
              <w:t>Напишите запрос, который выводит следующий результат: – Оклад для каждого сотрудника в пределах одного отдела, потом сумма окладов по отделу. Так для всех отделов. В конце – Итого по всей фирме</w:t>
            </w:r>
          </w:p>
          <w:p w:rsidR="005956E1" w:rsidRPr="001A6E67" w:rsidRDefault="005956E1" w:rsidP="005956E1">
            <w:pPr>
              <w:pStyle w:val="ab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>select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>ename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>as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>name,sal</w:t>
            </w:r>
            <w:proofErr w:type="spellEnd"/>
            <w:proofErr w:type="gram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</w:rPr>
              <w:t>emp</w:t>
            </w:r>
            <w:proofErr w:type="spellEnd"/>
          </w:p>
          <w:p w:rsidR="005956E1" w:rsidRPr="009D00A0" w:rsidRDefault="005956E1" w:rsidP="005956E1">
            <w:pPr>
              <w:pStyle w:val="ab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D00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union</w:t>
            </w:r>
          </w:p>
          <w:p w:rsidR="00C11713" w:rsidRDefault="005956E1" w:rsidP="005956E1">
            <w:pPr>
              <w:pStyle w:val="ab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select </w:t>
            </w:r>
            <w:proofErr w:type="spellStart"/>
            <w:proofErr w:type="gram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d.dname</w:t>
            </w:r>
            <w:proofErr w:type="gram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,sum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sal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) from dept d left join emp e on 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d.deptno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=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e.deptno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group by 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d.dname</w:t>
            </w:r>
            <w:proofErr w:type="spellEnd"/>
          </w:p>
          <w:p w:rsidR="005956E1" w:rsidRPr="001A6E67" w:rsidRDefault="005956E1" w:rsidP="005956E1">
            <w:pPr>
              <w:pStyle w:val="ab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union</w:t>
            </w:r>
          </w:p>
          <w:p w:rsidR="008D0E3E" w:rsidRPr="005956E1" w:rsidRDefault="005956E1" w:rsidP="005956E1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select 'total' as name, sum(</w:t>
            </w:r>
            <w:proofErr w:type="spellStart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sal</w:t>
            </w:r>
            <w:proofErr w:type="spellEnd"/>
            <w:r w:rsidRPr="001A6E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 from emp;</w:t>
            </w:r>
          </w:p>
        </w:tc>
      </w:tr>
    </w:tbl>
    <w:p w:rsidR="008D0E3E" w:rsidRPr="005956E1" w:rsidRDefault="008D0E3E" w:rsidP="00B74A6A">
      <w:pPr>
        <w:pStyle w:val="ab"/>
        <w:ind w:left="720"/>
        <w:rPr>
          <w:rFonts w:ascii="Times New Roman" w:hAnsi="Times New Roman"/>
          <w:b/>
          <w:sz w:val="40"/>
          <w:szCs w:val="40"/>
          <w:lang w:val="en-US"/>
        </w:rPr>
      </w:pPr>
    </w:p>
    <w:p w:rsidR="008D0E3E" w:rsidRPr="008D0E3E" w:rsidRDefault="008D0E3E" w:rsidP="00B74A6A">
      <w:pPr>
        <w:pStyle w:val="ab"/>
        <w:ind w:left="720"/>
        <w:rPr>
          <w:rFonts w:ascii="Times New Roman" w:hAnsi="Times New Roman"/>
          <w:b/>
          <w:sz w:val="40"/>
          <w:szCs w:val="40"/>
        </w:rPr>
      </w:pPr>
      <w:r w:rsidRPr="001E316A">
        <w:rPr>
          <w:rFonts w:ascii="Times New Roman" w:hAnsi="Times New Roman"/>
          <w:b/>
          <w:sz w:val="40"/>
          <w:szCs w:val="40"/>
        </w:rPr>
        <w:t>ЗАДАНИЕ: выполнить</w:t>
      </w:r>
      <w:r w:rsidRPr="008D0E3E">
        <w:rPr>
          <w:rFonts w:ascii="Times New Roman" w:hAnsi="Times New Roman"/>
          <w:b/>
          <w:sz w:val="40"/>
          <w:szCs w:val="40"/>
        </w:rPr>
        <w:t xml:space="preserve"> </w:t>
      </w:r>
      <w:r>
        <w:rPr>
          <w:rFonts w:ascii="Times New Roman" w:hAnsi="Times New Roman"/>
          <w:b/>
          <w:sz w:val="40"/>
          <w:szCs w:val="40"/>
        </w:rPr>
        <w:t>запросы, сформулировать описание этих запросов.</w:t>
      </w:r>
    </w:p>
    <w:p w:rsidR="008D0E3E" w:rsidRDefault="008D0E3E" w:rsidP="00B74A6A">
      <w:pPr>
        <w:pStyle w:val="ab"/>
        <w:ind w:left="720"/>
        <w:rPr>
          <w:rFonts w:ascii="Times New Roman" w:hAnsi="Times New Roman"/>
          <w:b/>
          <w:sz w:val="40"/>
          <w:szCs w:val="40"/>
        </w:rPr>
      </w:pPr>
    </w:p>
    <w:tbl>
      <w:tblPr>
        <w:tblStyle w:val="ad"/>
        <w:tblW w:w="9492" w:type="dxa"/>
        <w:tblInd w:w="-147" w:type="dxa"/>
        <w:tblLook w:val="04A0" w:firstRow="1" w:lastRow="0" w:firstColumn="1" w:lastColumn="0" w:noHBand="0" w:noVBand="1"/>
      </w:tblPr>
      <w:tblGrid>
        <w:gridCol w:w="5245"/>
        <w:gridCol w:w="4247"/>
      </w:tblGrid>
      <w:tr w:rsidR="00321751" w:rsidRPr="00BC057B" w:rsidTr="00511B49">
        <w:tc>
          <w:tcPr>
            <w:tcW w:w="5245" w:type="dxa"/>
          </w:tcPr>
          <w:p w:rsidR="00321751" w:rsidRPr="00B74A6A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</w:p>
        </w:tc>
        <w:tc>
          <w:tcPr>
            <w:tcW w:w="4247" w:type="dxa"/>
          </w:tcPr>
          <w:p w:rsidR="00321751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</w:t>
            </w:r>
            <w:r w:rsidR="00511B49">
              <w:rPr>
                <w:rFonts w:ascii="Times New Roman" w:hAnsi="Times New Roman" w:cs="Times New Roman"/>
                <w:sz w:val="24"/>
                <w:szCs w:val="24"/>
              </w:rPr>
              <w:t>ние</w:t>
            </w:r>
          </w:p>
        </w:tc>
      </w:tr>
      <w:tr w:rsidR="00321751" w:rsidRPr="00BC057B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* from emp;</w:t>
            </w:r>
          </w:p>
        </w:tc>
        <w:tc>
          <w:tcPr>
            <w:tcW w:w="4247" w:type="dxa"/>
          </w:tcPr>
          <w:p w:rsidR="00321751" w:rsidRPr="00555670" w:rsidRDefault="00555670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Вся информация о сотрудниках</w:t>
            </w:r>
          </w:p>
        </w:tc>
      </w:tr>
      <w:tr w:rsidR="00321751" w:rsidRPr="00BC057B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* from dept;</w:t>
            </w:r>
          </w:p>
        </w:tc>
        <w:tc>
          <w:tcPr>
            <w:tcW w:w="4247" w:type="dxa"/>
          </w:tcPr>
          <w:p w:rsidR="00321751" w:rsidRPr="003852FD" w:rsidRDefault="003852FD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Вся информация об отделах</w:t>
            </w:r>
          </w:p>
        </w:tc>
      </w:tr>
      <w:tr w:rsidR="00321751" w:rsidRPr="00CC29FD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emp; </w:t>
            </w:r>
          </w:p>
        </w:tc>
        <w:tc>
          <w:tcPr>
            <w:tcW w:w="4247" w:type="dxa"/>
          </w:tcPr>
          <w:p w:rsidR="00321751" w:rsidRPr="00CC29FD" w:rsidRDefault="00CC29FD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и оклад каждого сотрудника</w:t>
            </w:r>
          </w:p>
        </w:tc>
      </w:tr>
      <w:tr w:rsidR="00321751" w:rsidRPr="00BC057B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emp;</w:t>
            </w:r>
          </w:p>
        </w:tc>
        <w:tc>
          <w:tcPr>
            <w:tcW w:w="4247" w:type="dxa"/>
          </w:tcPr>
          <w:p w:rsidR="00321751" w:rsidRPr="00B73E9C" w:rsidRDefault="00B73E9C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каждого сотрудника</w:t>
            </w:r>
          </w:p>
        </w:tc>
      </w:tr>
      <w:tr w:rsidR="00321751" w:rsidRPr="00C92EB1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* from emp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‘SMITH’;</w:t>
            </w:r>
          </w:p>
        </w:tc>
        <w:tc>
          <w:tcPr>
            <w:tcW w:w="4247" w:type="dxa"/>
          </w:tcPr>
          <w:p w:rsidR="00321751" w:rsidRPr="00C92EB1" w:rsidRDefault="00C92EB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Вся информация о всех сотрудниках с именем </w:t>
            </w:r>
            <w:r w:rsidRPr="00C92EB1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SMITH</w:t>
            </w:r>
            <w:r w:rsidRPr="00C92EB1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321751" w:rsidRPr="003828CC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* from emp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(7369, 15, 46, 16);</w:t>
            </w:r>
          </w:p>
        </w:tc>
        <w:tc>
          <w:tcPr>
            <w:tcW w:w="4247" w:type="dxa"/>
          </w:tcPr>
          <w:p w:rsidR="00321751" w:rsidRPr="003828CC" w:rsidRDefault="003828CC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Вся информация о сотрудниках с номерами из списка </w:t>
            </w:r>
            <w:r w:rsidRPr="003828CC">
              <w:rPr>
                <w:rFonts w:ascii="Times New Roman" w:hAnsi="Times New Roman" w:cs="Times New Roman"/>
                <w:sz w:val="24"/>
                <w:szCs w:val="24"/>
              </w:rPr>
              <w:t>(7369, 15, 46, 16)</w:t>
            </w:r>
          </w:p>
        </w:tc>
      </w:tr>
      <w:tr w:rsidR="00321751" w:rsidRPr="00EF7A93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dept.deptno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emp.empno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from dept join emp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dept.deptno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emp.deptno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‘ACCOUNTING’;</w:t>
            </w:r>
          </w:p>
        </w:tc>
        <w:tc>
          <w:tcPr>
            <w:tcW w:w="4247" w:type="dxa"/>
          </w:tcPr>
          <w:p w:rsidR="00321751" w:rsidRPr="00EF7A93" w:rsidRDefault="00EF7A93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отдела 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номер сотрудников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соответствующих отделу с названием </w:t>
            </w:r>
            <w:r w:rsidRPr="00EF7A93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ACCOUNTING</w:t>
            </w:r>
            <w:r w:rsidRPr="00EF7A93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321751" w:rsidRPr="00B779B8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dept.deptno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emp.empno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from dept join emp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dept.deptno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emp.deptno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‘WORKS’;</w:t>
            </w:r>
          </w:p>
        </w:tc>
        <w:tc>
          <w:tcPr>
            <w:tcW w:w="4247" w:type="dxa"/>
          </w:tcPr>
          <w:p w:rsidR="00321751" w:rsidRPr="00B779B8" w:rsidRDefault="00B779B8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отдела 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номер сотрудников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соответствующих отделу с названием </w:t>
            </w:r>
            <w:r w:rsidRPr="00EF7A93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WORKS</w:t>
            </w:r>
            <w:r w:rsidRPr="00B779B8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321751" w:rsidRPr="00695AC9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* from dept join emp on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dept.deptno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emp.deptno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‘ACCOUNTING’;</w:t>
            </w:r>
          </w:p>
        </w:tc>
        <w:tc>
          <w:tcPr>
            <w:tcW w:w="4247" w:type="dxa"/>
          </w:tcPr>
          <w:p w:rsidR="00321751" w:rsidRPr="00695AC9" w:rsidRDefault="00695AC9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Вся информация об отделе с именем </w:t>
            </w:r>
            <w:r w:rsidRPr="00EF7A93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ACCOUNTING</w:t>
            </w:r>
            <w:r w:rsidRPr="00EF7A93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соответствующих ему работниках</w:t>
            </w:r>
          </w:p>
        </w:tc>
      </w:tr>
      <w:tr w:rsidR="00321751" w:rsidRPr="001C2477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* from dept join emp on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dept.deptno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emp.deptno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‘RESEARCH</w:t>
            </w:r>
            <w:r w:rsidR="00695A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4247" w:type="dxa"/>
          </w:tcPr>
          <w:p w:rsidR="00321751" w:rsidRPr="001C2477" w:rsidRDefault="001C2477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Вся информация об отделе с именем </w:t>
            </w:r>
            <w:r w:rsidRPr="00EF7A93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RESEARCH</w:t>
            </w:r>
            <w:r w:rsidRPr="00FA5C63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соответствующих ему работниках</w:t>
            </w:r>
          </w:p>
        </w:tc>
      </w:tr>
      <w:tr w:rsidR="00321751" w:rsidRPr="00FA5C63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* from emp join dept on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emp.empno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7369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dept.deptno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20; </w:t>
            </w:r>
          </w:p>
        </w:tc>
        <w:tc>
          <w:tcPr>
            <w:tcW w:w="4247" w:type="dxa"/>
          </w:tcPr>
          <w:p w:rsidR="00321751" w:rsidRPr="00FA5C63" w:rsidRDefault="00FA5C63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Вся информация о сотруднике с номером 7369 и отделе с номером 20</w:t>
            </w:r>
          </w:p>
        </w:tc>
      </w:tr>
      <w:tr w:rsidR="00321751" w:rsidRPr="002366FD" w:rsidTr="00511B49">
        <w:tc>
          <w:tcPr>
            <w:tcW w:w="5245" w:type="dxa"/>
          </w:tcPr>
          <w:p w:rsidR="00321751" w:rsidRPr="00FA5C63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proofErr w:type="gramStart"/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a.deptno</w:t>
            </w:r>
            <w:proofErr w:type="spellEnd"/>
            <w:proofErr w:type="gramEnd"/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b.ename</w:t>
            </w:r>
            <w:proofErr w:type="spellEnd"/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dept a, emp b</w:t>
            </w:r>
            <w:r w:rsidR="00FA5C63" w:rsidRPr="00FA5C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4247" w:type="dxa"/>
          </w:tcPr>
          <w:p w:rsidR="00321751" w:rsidRPr="00E20339" w:rsidRDefault="002366FD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возможные пары вида: номер отдела, имя сотрудника</w:t>
            </w:r>
          </w:p>
        </w:tc>
      </w:tr>
      <w:tr w:rsidR="00321751" w:rsidRPr="003362C3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elect a</w:t>
            </w:r>
            <w:r w:rsidR="002366FD" w:rsidRPr="002366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.*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b</w:t>
            </w:r>
            <w:r w:rsidR="002366FD" w:rsidRPr="002366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2366FD" w:rsidRPr="00336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Pr="00BC05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dept a, emp 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4247" w:type="dxa"/>
          </w:tcPr>
          <w:p w:rsidR="00321751" w:rsidRPr="003362C3" w:rsidRDefault="003362C3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Вся информация из всех возможных комбинаций строк таблиц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</w:t>
            </w:r>
            <w:r w:rsidRPr="00336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</w:t>
            </w:r>
          </w:p>
        </w:tc>
      </w:tr>
      <w:tr w:rsidR="00321751" w:rsidRPr="00AD121E" w:rsidTr="00511B49">
        <w:tc>
          <w:tcPr>
            <w:tcW w:w="5245" w:type="dxa"/>
          </w:tcPr>
          <w:p w:rsidR="00321751" w:rsidRPr="00BC057B" w:rsidRDefault="00321751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* from dept join emp on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dept.deptno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emp.deptno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emp.ename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‘SMITH’;</w:t>
            </w:r>
          </w:p>
        </w:tc>
        <w:tc>
          <w:tcPr>
            <w:tcW w:w="4247" w:type="dxa"/>
          </w:tcPr>
          <w:p w:rsidR="00321751" w:rsidRPr="00AD121E" w:rsidRDefault="00AD121E" w:rsidP="00FD7E6B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Вся информация об отделе и соответствующих ему сотрудниках с именем </w:t>
            </w:r>
            <w:r w:rsidRPr="00AD121E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SMITH</w:t>
            </w:r>
            <w:r w:rsidRPr="00AD121E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</w:tbl>
    <w:tbl>
      <w:tblPr>
        <w:tblW w:w="949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4247"/>
      </w:tblGrid>
      <w:tr w:rsidR="00802339" w:rsidRPr="009D00A0" w:rsidTr="00802339">
        <w:trPr>
          <w:trHeight w:val="269"/>
        </w:trPr>
        <w:tc>
          <w:tcPr>
            <w:tcW w:w="5245" w:type="dxa"/>
            <w:vMerge w:val="restart"/>
          </w:tcPr>
          <w:p w:rsidR="00802339" w:rsidRPr="003D019E" w:rsidRDefault="00802339" w:rsidP="00FD7E6B">
            <w:pPr>
              <w:pStyle w:val="ab"/>
              <w:rPr>
                <w:rFonts w:ascii="Arial" w:hAnsi="Arial" w:cs="Arial"/>
                <w:b/>
                <w:color w:val="000000"/>
                <w:sz w:val="28"/>
                <w:szCs w:val="28"/>
                <w:lang w:val="en-US"/>
              </w:rPr>
            </w:pPr>
            <w:bookmarkStart w:id="1" w:name="_GoBack" w:colFirst="1" w:colLast="1"/>
            <w:r w:rsidRPr="00E20EB9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ПРОЕКЦИЯ</w:t>
            </w:r>
            <w:r w:rsidRPr="003D019E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/>
              </w:rPr>
              <w:t>(PROJECT)</w:t>
            </w:r>
            <w:r w:rsidRPr="003D019E">
              <w:rPr>
                <w:rFonts w:ascii="Arial" w:hAnsi="Arial" w:cs="Arial"/>
                <w:b/>
                <w:color w:val="000000"/>
                <w:sz w:val="28"/>
                <w:szCs w:val="28"/>
                <w:lang w:val="en-US"/>
              </w:rPr>
              <w:t xml:space="preserve"> (</w:t>
            </w:r>
            <w:r w:rsidRPr="00E20EB9">
              <w:rPr>
                <w:rFonts w:ascii="Arial" w:hAnsi="Arial" w:cs="Arial"/>
                <w:b/>
                <w:color w:val="000000"/>
                <w:sz w:val="28"/>
                <w:szCs w:val="28"/>
              </w:rPr>
              <w:t>π</w:t>
            </w:r>
            <w:r w:rsidRPr="003D019E">
              <w:rPr>
                <w:rFonts w:ascii="Arial" w:hAnsi="Arial" w:cs="Arial"/>
                <w:b/>
                <w:color w:val="000000"/>
                <w:sz w:val="28"/>
                <w:szCs w:val="28"/>
                <w:lang w:val="en-US"/>
              </w:rPr>
              <w:t>):</w:t>
            </w:r>
          </w:p>
          <w:p w:rsidR="00802339" w:rsidRPr="000D6C52" w:rsidRDefault="00802339" w:rsidP="00FD7E6B">
            <w:pPr>
              <w:pStyle w:val="a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</w:pPr>
            <w:ins w:id="2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DISTINCT </w:t>
              </w:r>
            </w:ins>
            <w:proofErr w:type="gramStart"/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>ENAME,DEPTNO</w:t>
            </w:r>
            <w:proofErr w:type="gramEnd"/>
            <w:ins w:id="3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 from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EMP;</w:t>
            </w:r>
          </w:p>
          <w:p w:rsidR="00802339" w:rsidRPr="003D019E" w:rsidRDefault="00802339" w:rsidP="00FD7E6B">
            <w:pPr>
              <w:pStyle w:val="ab"/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n-US"/>
              </w:rPr>
            </w:pPr>
            <w:r w:rsidRPr="00E20EB9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</w:rPr>
              <w:t>ПРОИЗВЕДЕНИЕ</w:t>
            </w:r>
            <w:r w:rsidRPr="003D019E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n-US"/>
              </w:rPr>
              <w:t>(PRODUCT) (×):</w:t>
            </w:r>
          </w:p>
          <w:p w:rsidR="00802339" w:rsidRPr="007A7FB2" w:rsidRDefault="00802339" w:rsidP="00FD7E6B">
            <w:pPr>
              <w:pStyle w:val="a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</w:pPr>
            <w:ins w:id="4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* from </w:t>
              </w:r>
            </w:ins>
            <w:proofErr w:type="gramStart"/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EMP,</w:t>
            </w:r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DEPT</w:t>
            </w:r>
            <w:proofErr w:type="gramEnd"/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;</w:t>
            </w:r>
          </w:p>
        </w:tc>
        <w:tc>
          <w:tcPr>
            <w:tcW w:w="4247" w:type="dxa"/>
          </w:tcPr>
          <w:p w:rsidR="00802339" w:rsidRPr="00433ABC" w:rsidRDefault="00802339" w:rsidP="00FD7E6B">
            <w:pPr>
              <w:pStyle w:val="ab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lang w:val="en-US"/>
              </w:rPr>
            </w:pPr>
          </w:p>
        </w:tc>
      </w:tr>
      <w:tr w:rsidR="00802339" w:rsidRPr="00802339" w:rsidTr="00802339">
        <w:trPr>
          <w:trHeight w:val="558"/>
        </w:trPr>
        <w:tc>
          <w:tcPr>
            <w:tcW w:w="5245" w:type="dxa"/>
            <w:vMerge/>
          </w:tcPr>
          <w:p w:rsidR="00802339" w:rsidRPr="009D00A0" w:rsidRDefault="00802339" w:rsidP="00FD7E6B">
            <w:pPr>
              <w:pStyle w:val="ab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4247" w:type="dxa"/>
          </w:tcPr>
          <w:p w:rsidR="00802339" w:rsidRPr="00433ABC" w:rsidRDefault="00802339" w:rsidP="00FD7E6B">
            <w:pPr>
              <w:pStyle w:val="ab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33A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Уникальные пары имя сотрудника и номер соответствующего ему отдела</w:t>
            </w:r>
          </w:p>
        </w:tc>
      </w:tr>
      <w:tr w:rsidR="00802339" w:rsidRPr="00802339" w:rsidTr="00802339">
        <w:trPr>
          <w:trHeight w:val="238"/>
        </w:trPr>
        <w:tc>
          <w:tcPr>
            <w:tcW w:w="5245" w:type="dxa"/>
            <w:vMerge/>
          </w:tcPr>
          <w:p w:rsidR="00802339" w:rsidRPr="00E20EB9" w:rsidRDefault="00802339" w:rsidP="00FD7E6B">
            <w:pPr>
              <w:pStyle w:val="ab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247" w:type="dxa"/>
          </w:tcPr>
          <w:p w:rsidR="00802339" w:rsidRPr="00433ABC" w:rsidRDefault="002D4A12" w:rsidP="00FD7E6B">
            <w:pPr>
              <w:pStyle w:val="ab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 w:rsidRPr="00433ABC">
              <w:rPr>
                <w:rFonts w:ascii="Times New Roman" w:hAnsi="Times New Roman" w:cs="Times New Roman"/>
                <w:sz w:val="24"/>
                <w:szCs w:val="24"/>
              </w:rPr>
              <w:t xml:space="preserve">Вся информация из всех возможных комбинаций строк таблиц </w:t>
            </w:r>
            <w:r w:rsidRPr="00433A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</w:t>
            </w:r>
            <w:r w:rsidRPr="00433AB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433A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</w:t>
            </w:r>
          </w:p>
        </w:tc>
      </w:tr>
      <w:tr w:rsidR="00802339" w:rsidRPr="00802339" w:rsidTr="00802339">
        <w:trPr>
          <w:trHeight w:val="671"/>
        </w:trPr>
        <w:tc>
          <w:tcPr>
            <w:tcW w:w="5245" w:type="dxa"/>
            <w:vMerge/>
          </w:tcPr>
          <w:p w:rsidR="00802339" w:rsidRPr="00E20EB9" w:rsidRDefault="00802339" w:rsidP="00FD7E6B">
            <w:pPr>
              <w:pStyle w:val="ab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247" w:type="dxa"/>
          </w:tcPr>
          <w:p w:rsidR="00802339" w:rsidRPr="00433ABC" w:rsidRDefault="00802339" w:rsidP="00FD7E6B">
            <w:pPr>
              <w:pStyle w:val="ab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C43A60" w:rsidRPr="009D00A0" w:rsidTr="00C43A60">
        <w:trPr>
          <w:trHeight w:val="333"/>
        </w:trPr>
        <w:tc>
          <w:tcPr>
            <w:tcW w:w="5245" w:type="dxa"/>
            <w:vMerge w:val="restart"/>
          </w:tcPr>
          <w:p w:rsidR="00C43A60" w:rsidRDefault="00C43A60" w:rsidP="00FD7E6B">
            <w:pPr>
              <w:pStyle w:val="ab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1F0BD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ОБЪЕДИНЕНИЕ</w:t>
            </w:r>
            <w:r w:rsidRPr="000D6C52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(UNION) (</w:t>
            </w:r>
            <w:r w:rsidRPr="000D6C52">
              <w:rPr>
                <w:rFonts w:ascii="Cambria Math" w:hAnsi="Cambria Math" w:cs="Cambria Math"/>
                <w:b/>
                <w:color w:val="000000"/>
                <w:sz w:val="28"/>
                <w:szCs w:val="28"/>
                <w:lang w:val="en-US"/>
              </w:rPr>
              <w:t>∪</w:t>
            </w:r>
            <w:r w:rsidRPr="000D6C52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):</w:t>
            </w:r>
          </w:p>
          <w:p w:rsidR="00C43A60" w:rsidRDefault="00C43A60" w:rsidP="00FD7E6B">
            <w:pPr>
              <w:pStyle w:val="a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</w:pPr>
            <w:ins w:id="5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</w:t>
              </w:r>
            </w:ins>
            <w:proofErr w:type="gramStart"/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>DEPTNO,DNAME</w:t>
            </w:r>
            <w:proofErr w:type="gramEnd"/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LOC </w:t>
            </w:r>
            <w:ins w:id="6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from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DEPT;</w:t>
            </w:r>
          </w:p>
          <w:p w:rsidR="00C43A60" w:rsidRDefault="00C43A60" w:rsidP="00FD7E6B">
            <w:pPr>
              <w:pStyle w:val="a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</w:pPr>
          </w:p>
          <w:p w:rsidR="004D0750" w:rsidRPr="000D6C52" w:rsidRDefault="004D0750" w:rsidP="00FD7E6B">
            <w:pPr>
              <w:pStyle w:val="a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</w:pPr>
          </w:p>
          <w:p w:rsidR="00C43A60" w:rsidRPr="000D6C52" w:rsidRDefault="00C43A60" w:rsidP="00FD7E6B">
            <w:pPr>
              <w:pStyle w:val="a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</w:pPr>
            <w:ins w:id="7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</w:t>
              </w:r>
            </w:ins>
            <w:proofErr w:type="gramStart"/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>ENAME,DEPTNO</w:t>
            </w:r>
            <w:proofErr w:type="gramEnd"/>
            <w:ins w:id="8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 from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 xml:space="preserve">EMP </w:t>
            </w:r>
            <w:ins w:id="9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UNION SELECT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>DNAME</w:t>
            </w:r>
            <w:r w:rsidR="0069310E" w:rsidRPr="0069310E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69310E"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DEPTNO</w:t>
            </w:r>
            <w:r w:rsidR="0069310E" w:rsidRPr="0069310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ins w:id="10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from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DEPT;</w:t>
            </w:r>
          </w:p>
          <w:p w:rsidR="00C43A60" w:rsidRPr="007A7FB2" w:rsidRDefault="00C43A60" w:rsidP="00FD7E6B">
            <w:pPr>
              <w:pStyle w:val="ab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ins w:id="11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DEPTNO </w:t>
            </w:r>
            <w:ins w:id="12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from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EMP</w:t>
            </w:r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ins w:id="13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UNION </w:t>
              </w:r>
              <w:proofErr w:type="gramStart"/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DEPTNO</w:t>
            </w:r>
            <w:proofErr w:type="gramEnd"/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ins w:id="14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from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DEPT;</w:t>
            </w:r>
          </w:p>
        </w:tc>
        <w:tc>
          <w:tcPr>
            <w:tcW w:w="4247" w:type="dxa"/>
          </w:tcPr>
          <w:p w:rsidR="00C43A60" w:rsidRPr="00433ABC" w:rsidRDefault="00C43A60" w:rsidP="00FD7E6B">
            <w:pPr>
              <w:pStyle w:val="ab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  <w:tr w:rsidR="00C43A60" w:rsidRPr="004D0750" w:rsidTr="009B7D09">
        <w:trPr>
          <w:trHeight w:val="1416"/>
        </w:trPr>
        <w:tc>
          <w:tcPr>
            <w:tcW w:w="5245" w:type="dxa"/>
            <w:vMerge/>
          </w:tcPr>
          <w:p w:rsidR="00C43A60" w:rsidRPr="009D00A0" w:rsidRDefault="00C43A60" w:rsidP="00FD7E6B">
            <w:pPr>
              <w:pStyle w:val="ab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4247" w:type="dxa"/>
          </w:tcPr>
          <w:p w:rsidR="00C43A60" w:rsidRPr="00433ABC" w:rsidRDefault="0069310E" w:rsidP="00FD7E6B">
            <w:pPr>
              <w:pStyle w:val="ab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33A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  <w:r w:rsidR="004D0750" w:rsidRPr="00433A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Номер, имя, расположение каждого отдела</w:t>
            </w:r>
          </w:p>
          <w:p w:rsidR="004D0750" w:rsidRPr="00433ABC" w:rsidRDefault="004D0750" w:rsidP="00FD7E6B">
            <w:pPr>
              <w:pStyle w:val="ab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4D0750" w:rsidRPr="00433ABC" w:rsidRDefault="0069310E" w:rsidP="00FD7E6B">
            <w:pPr>
              <w:pStyle w:val="ab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33A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2)</w:t>
            </w:r>
            <w:r w:rsidR="009B7D09" w:rsidRPr="00433A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Объединение информации вида: имя</w:t>
            </w:r>
            <w:r w:rsidR="003A5C18" w:rsidRPr="00433A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номер для двух таблиц </w:t>
            </w:r>
            <w:r w:rsidR="003A5C18" w:rsidRPr="00433A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emp</w:t>
            </w:r>
            <w:r w:rsidR="003A5C18" w:rsidRPr="00433A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r w:rsidR="003A5C18" w:rsidRPr="00433A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dept</w:t>
            </w:r>
          </w:p>
        </w:tc>
      </w:tr>
      <w:tr w:rsidR="00C43A60" w:rsidRPr="004D0750" w:rsidTr="00511B49">
        <w:trPr>
          <w:trHeight w:val="492"/>
        </w:trPr>
        <w:tc>
          <w:tcPr>
            <w:tcW w:w="5245" w:type="dxa"/>
            <w:vMerge/>
          </w:tcPr>
          <w:p w:rsidR="00C43A60" w:rsidRPr="001F0BD3" w:rsidRDefault="00C43A60" w:rsidP="00FD7E6B">
            <w:pPr>
              <w:pStyle w:val="ab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</w:tcPr>
          <w:p w:rsidR="00C43A60" w:rsidRPr="00433ABC" w:rsidRDefault="00C43A60" w:rsidP="00FD7E6B">
            <w:pPr>
              <w:pStyle w:val="ab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11B49" w:rsidRPr="009D00A0" w:rsidTr="00511B49">
        <w:tc>
          <w:tcPr>
            <w:tcW w:w="5245" w:type="dxa"/>
          </w:tcPr>
          <w:p w:rsidR="00511B49" w:rsidRPr="006F68DC" w:rsidRDefault="00511B49" w:rsidP="00FD7E6B">
            <w:pPr>
              <w:pStyle w:val="ab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/>
              </w:rPr>
            </w:pPr>
            <w:r w:rsidRPr="003E7606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ПЕРЕСЕЧЕНИЕ</w:t>
            </w:r>
            <w:r w:rsidRPr="006F68DC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/>
              </w:rPr>
              <w:t>(INTERSECT) (∩):</w:t>
            </w:r>
          </w:p>
          <w:p w:rsidR="00511B49" w:rsidRPr="00DA4C26" w:rsidRDefault="00511B49" w:rsidP="00FD7E6B">
            <w:pPr>
              <w:pStyle w:val="ab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ins w:id="15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DEPTNO </w:t>
            </w:r>
            <w:ins w:id="16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from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EMP</w:t>
            </w:r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INTERSECT</w:t>
            </w:r>
            <w:ins w:id="17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 </w:t>
              </w:r>
              <w:proofErr w:type="gramStart"/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DEPTNO</w:t>
            </w:r>
            <w:proofErr w:type="gramEnd"/>
            <w:r w:rsidRPr="000D6C5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ins w:id="18" w:author="Unknown">
              <w:r w:rsidRPr="000D6C52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from </w:t>
              </w:r>
            </w:ins>
            <w:r w:rsidRPr="000D6C52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DEPT;</w:t>
            </w:r>
          </w:p>
        </w:tc>
        <w:tc>
          <w:tcPr>
            <w:tcW w:w="4247" w:type="dxa"/>
          </w:tcPr>
          <w:p w:rsidR="00511B49" w:rsidRPr="00433ABC" w:rsidRDefault="00511B49" w:rsidP="00FD7E6B">
            <w:pPr>
              <w:pStyle w:val="ab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lang w:val="en-US"/>
              </w:rPr>
            </w:pPr>
          </w:p>
        </w:tc>
      </w:tr>
      <w:tr w:rsidR="00511B49" w:rsidRPr="009D00A0" w:rsidTr="00511B49">
        <w:tc>
          <w:tcPr>
            <w:tcW w:w="5245" w:type="dxa"/>
          </w:tcPr>
          <w:p w:rsidR="00511B49" w:rsidRDefault="00511B49" w:rsidP="00FD7E6B">
            <w:pPr>
              <w:pStyle w:val="ab"/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</w:pPr>
            <w:r w:rsidRPr="00B502C8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СОЕДИНЕНИЕ</w:t>
            </w:r>
            <w:r w:rsidRPr="003D019E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/>
              </w:rPr>
              <w:t>(JOIN) (∏):</w:t>
            </w:r>
          </w:p>
          <w:p w:rsidR="00511B49" w:rsidRPr="00DA4C26" w:rsidRDefault="00511B49" w:rsidP="00FD7E6B">
            <w:pPr>
              <w:pStyle w:val="ab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/>
              </w:rPr>
            </w:pPr>
            <w:ins w:id="19" w:author="Unknown">
              <w:r w:rsidRPr="00DA4C26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SELECT * from </w:t>
              </w:r>
            </w:ins>
            <w:r w:rsidRPr="00DA4C26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DEPT, EMP</w:t>
            </w:r>
            <w:ins w:id="20" w:author="Unknown">
              <w:r w:rsidRPr="00DA4C26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en-US"/>
                </w:rPr>
                <w:t xml:space="preserve"> WHERE </w:t>
              </w:r>
            </w:ins>
            <w:r w:rsidRPr="00DA4C26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en-US"/>
              </w:rPr>
              <w:t>SAL&gt;3000;</w:t>
            </w:r>
          </w:p>
        </w:tc>
        <w:tc>
          <w:tcPr>
            <w:tcW w:w="4247" w:type="dxa"/>
          </w:tcPr>
          <w:p w:rsidR="00511B49" w:rsidRPr="00433ABC" w:rsidRDefault="00511B49" w:rsidP="00FD7E6B">
            <w:pPr>
              <w:pStyle w:val="ab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lang w:val="en-US"/>
              </w:rPr>
            </w:pPr>
          </w:p>
        </w:tc>
      </w:tr>
      <w:bookmarkEnd w:id="1"/>
    </w:tbl>
    <w:p w:rsidR="00B74A6A" w:rsidRPr="00F86FBF" w:rsidRDefault="00B74A6A" w:rsidP="00B74A6A">
      <w:pPr>
        <w:pStyle w:val="ab"/>
        <w:ind w:left="720"/>
        <w:rPr>
          <w:rFonts w:ascii="Times New Roman" w:hAnsi="Times New Roman"/>
          <w:b/>
          <w:sz w:val="40"/>
          <w:szCs w:val="40"/>
          <w:lang w:val="en-US"/>
        </w:rPr>
      </w:pPr>
    </w:p>
    <w:p w:rsidR="00F86FBF" w:rsidRPr="00F86FBF" w:rsidRDefault="00F86FBF" w:rsidP="00B74A6A">
      <w:pPr>
        <w:pStyle w:val="ab"/>
        <w:ind w:left="720"/>
        <w:rPr>
          <w:rFonts w:ascii="Times New Roman" w:hAnsi="Times New Roman"/>
          <w:b/>
          <w:sz w:val="40"/>
          <w:szCs w:val="40"/>
          <w:lang w:val="en-US"/>
        </w:rPr>
      </w:pPr>
    </w:p>
    <w:sectPr w:rsidR="00F86FBF" w:rsidRPr="00F86FB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2C81" w:rsidRDefault="00D12C81" w:rsidP="00555543">
      <w:pPr>
        <w:spacing w:after="0" w:line="240" w:lineRule="auto"/>
      </w:pPr>
      <w:r>
        <w:separator/>
      </w:r>
    </w:p>
  </w:endnote>
  <w:endnote w:type="continuationSeparator" w:id="0">
    <w:p w:rsidR="00D12C81" w:rsidRDefault="00D12C81" w:rsidP="00555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CC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uni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681" w:rsidRDefault="00D90681">
    <w:pPr>
      <w:pStyle w:val="a6"/>
    </w:pPr>
  </w:p>
  <w:p w:rsidR="00D90681" w:rsidRDefault="00D906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2C81" w:rsidRDefault="00D12C81" w:rsidP="00555543">
      <w:pPr>
        <w:spacing w:after="0" w:line="240" w:lineRule="auto"/>
      </w:pPr>
      <w:r>
        <w:separator/>
      </w:r>
    </w:p>
  </w:footnote>
  <w:footnote w:type="continuationSeparator" w:id="0">
    <w:p w:rsidR="00D12C81" w:rsidRDefault="00D12C81" w:rsidP="00555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C64AE"/>
    <w:multiLevelType w:val="multilevel"/>
    <w:tmpl w:val="431A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E2482"/>
    <w:multiLevelType w:val="multilevel"/>
    <w:tmpl w:val="AEE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0B8E"/>
    <w:multiLevelType w:val="multilevel"/>
    <w:tmpl w:val="DC96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702"/>
    <w:multiLevelType w:val="hybridMultilevel"/>
    <w:tmpl w:val="7AB88612"/>
    <w:lvl w:ilvl="0" w:tplc="94CCE54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B2BC9"/>
    <w:multiLevelType w:val="multilevel"/>
    <w:tmpl w:val="EF7E54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24982"/>
    <w:multiLevelType w:val="multilevel"/>
    <w:tmpl w:val="873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203C56"/>
    <w:multiLevelType w:val="multilevel"/>
    <w:tmpl w:val="E24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B5077"/>
    <w:multiLevelType w:val="multilevel"/>
    <w:tmpl w:val="3AF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932021"/>
    <w:multiLevelType w:val="multilevel"/>
    <w:tmpl w:val="75F2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D3B65"/>
    <w:multiLevelType w:val="multilevel"/>
    <w:tmpl w:val="907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C359C"/>
    <w:multiLevelType w:val="multilevel"/>
    <w:tmpl w:val="C90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1778B"/>
    <w:multiLevelType w:val="multilevel"/>
    <w:tmpl w:val="C672A8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7154D"/>
    <w:multiLevelType w:val="multilevel"/>
    <w:tmpl w:val="9DC6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D618C"/>
    <w:multiLevelType w:val="multilevel"/>
    <w:tmpl w:val="E686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A02A99"/>
    <w:multiLevelType w:val="multilevel"/>
    <w:tmpl w:val="FA9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61636"/>
    <w:multiLevelType w:val="multilevel"/>
    <w:tmpl w:val="8EB2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84BA2"/>
    <w:multiLevelType w:val="hybridMultilevel"/>
    <w:tmpl w:val="E942245C"/>
    <w:lvl w:ilvl="0" w:tplc="8AB6E54A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A0810"/>
    <w:multiLevelType w:val="multilevel"/>
    <w:tmpl w:val="FBD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F84AE6"/>
    <w:multiLevelType w:val="hybridMultilevel"/>
    <w:tmpl w:val="D5C8FB8E"/>
    <w:lvl w:ilvl="0" w:tplc="9C18D4EA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3A97032C"/>
    <w:multiLevelType w:val="hybridMultilevel"/>
    <w:tmpl w:val="0E0648E4"/>
    <w:lvl w:ilvl="0" w:tplc="690ED9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B616C"/>
    <w:multiLevelType w:val="hybridMultilevel"/>
    <w:tmpl w:val="05B0B0D8"/>
    <w:lvl w:ilvl="0" w:tplc="6A04BA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42729"/>
        <w:sz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72F03"/>
    <w:multiLevelType w:val="hybridMultilevel"/>
    <w:tmpl w:val="A6B4C154"/>
    <w:lvl w:ilvl="0" w:tplc="17D818E6">
      <w:numFmt w:val="bullet"/>
      <w:lvlText w:val="-"/>
      <w:lvlJc w:val="left"/>
      <w:pPr>
        <w:ind w:left="720" w:hanging="360"/>
      </w:pPr>
      <w:rPr>
        <w:rFonts w:ascii="Nunito" w:eastAsia="Times New Roman" w:hAnsi="Nunito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D61DE"/>
    <w:multiLevelType w:val="multilevel"/>
    <w:tmpl w:val="929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F5379"/>
    <w:multiLevelType w:val="multilevel"/>
    <w:tmpl w:val="1292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50B92"/>
    <w:multiLevelType w:val="multilevel"/>
    <w:tmpl w:val="3F4E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F2CA1"/>
    <w:multiLevelType w:val="hybridMultilevel"/>
    <w:tmpl w:val="6E644DE0"/>
    <w:lvl w:ilvl="0" w:tplc="C1E038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E00B64"/>
    <w:multiLevelType w:val="multilevel"/>
    <w:tmpl w:val="623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D1975"/>
    <w:multiLevelType w:val="multilevel"/>
    <w:tmpl w:val="AB2E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80ECF"/>
    <w:multiLevelType w:val="multilevel"/>
    <w:tmpl w:val="B358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A035FE"/>
    <w:multiLevelType w:val="hybridMultilevel"/>
    <w:tmpl w:val="ABC07272"/>
    <w:lvl w:ilvl="0" w:tplc="F2568D9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E6B0A"/>
    <w:multiLevelType w:val="multilevel"/>
    <w:tmpl w:val="6CE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46789E"/>
    <w:multiLevelType w:val="hybridMultilevel"/>
    <w:tmpl w:val="7E32EA40"/>
    <w:lvl w:ilvl="0" w:tplc="E3BA0C3A">
      <w:numFmt w:val="bullet"/>
      <w:lvlText w:val="-"/>
      <w:lvlJc w:val="left"/>
      <w:pPr>
        <w:ind w:left="720" w:hanging="360"/>
      </w:pPr>
      <w:rPr>
        <w:rFonts w:ascii="Nunito" w:eastAsia="Times New Roman" w:hAnsi="Nunito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491881"/>
    <w:multiLevelType w:val="multilevel"/>
    <w:tmpl w:val="980E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F27824"/>
    <w:multiLevelType w:val="multilevel"/>
    <w:tmpl w:val="9C3E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04613"/>
    <w:multiLevelType w:val="multilevel"/>
    <w:tmpl w:val="340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71703"/>
    <w:multiLevelType w:val="multilevel"/>
    <w:tmpl w:val="1DB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55114"/>
    <w:multiLevelType w:val="multilevel"/>
    <w:tmpl w:val="6ED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32"/>
  </w:num>
  <w:num w:numId="5">
    <w:abstractNumId w:val="35"/>
  </w:num>
  <w:num w:numId="6">
    <w:abstractNumId w:val="28"/>
  </w:num>
  <w:num w:numId="7">
    <w:abstractNumId w:val="9"/>
  </w:num>
  <w:num w:numId="8">
    <w:abstractNumId w:val="8"/>
  </w:num>
  <w:num w:numId="9">
    <w:abstractNumId w:val="22"/>
  </w:num>
  <w:num w:numId="10">
    <w:abstractNumId w:val="7"/>
  </w:num>
  <w:num w:numId="11">
    <w:abstractNumId w:val="23"/>
  </w:num>
  <w:num w:numId="12">
    <w:abstractNumId w:val="14"/>
  </w:num>
  <w:num w:numId="13">
    <w:abstractNumId w:val="1"/>
  </w:num>
  <w:num w:numId="14">
    <w:abstractNumId w:val="36"/>
  </w:num>
  <w:num w:numId="15">
    <w:abstractNumId w:val="24"/>
  </w:num>
  <w:num w:numId="16">
    <w:abstractNumId w:val="17"/>
  </w:num>
  <w:num w:numId="17">
    <w:abstractNumId w:val="4"/>
  </w:num>
  <w:num w:numId="18">
    <w:abstractNumId w:val="27"/>
  </w:num>
  <w:num w:numId="19">
    <w:abstractNumId w:val="34"/>
  </w:num>
  <w:num w:numId="20">
    <w:abstractNumId w:val="10"/>
  </w:num>
  <w:num w:numId="21">
    <w:abstractNumId w:val="5"/>
  </w:num>
  <w:num w:numId="22">
    <w:abstractNumId w:val="26"/>
  </w:num>
  <w:num w:numId="23">
    <w:abstractNumId w:val="30"/>
  </w:num>
  <w:num w:numId="24">
    <w:abstractNumId w:val="2"/>
  </w:num>
  <w:num w:numId="25">
    <w:abstractNumId w:val="16"/>
  </w:num>
  <w:num w:numId="26">
    <w:abstractNumId w:val="29"/>
  </w:num>
  <w:num w:numId="27">
    <w:abstractNumId w:val="20"/>
  </w:num>
  <w:num w:numId="28">
    <w:abstractNumId w:val="3"/>
  </w:num>
  <w:num w:numId="29">
    <w:abstractNumId w:val="19"/>
  </w:num>
  <w:num w:numId="30">
    <w:abstractNumId w:val="31"/>
  </w:num>
  <w:num w:numId="31">
    <w:abstractNumId w:val="25"/>
  </w:num>
  <w:num w:numId="32">
    <w:abstractNumId w:val="21"/>
  </w:num>
  <w:num w:numId="33">
    <w:abstractNumId w:val="18"/>
  </w:num>
  <w:num w:numId="34">
    <w:abstractNumId w:val="6"/>
  </w:num>
  <w:num w:numId="35">
    <w:abstractNumId w:val="13"/>
  </w:num>
  <w:num w:numId="36">
    <w:abstractNumId w:val="15"/>
  </w:num>
  <w:num w:numId="37">
    <w:abstractNumId w:val="3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40"/>
    <w:rsid w:val="000038EF"/>
    <w:rsid w:val="00007C61"/>
    <w:rsid w:val="0001679E"/>
    <w:rsid w:val="00016E97"/>
    <w:rsid w:val="00022379"/>
    <w:rsid w:val="00025EDE"/>
    <w:rsid w:val="00040E78"/>
    <w:rsid w:val="00054BB8"/>
    <w:rsid w:val="0006608C"/>
    <w:rsid w:val="00070B5B"/>
    <w:rsid w:val="000B1F9B"/>
    <w:rsid w:val="000B540D"/>
    <w:rsid w:val="000B56D2"/>
    <w:rsid w:val="000C6200"/>
    <w:rsid w:val="000D58AE"/>
    <w:rsid w:val="000D5F7E"/>
    <w:rsid w:val="000D6C52"/>
    <w:rsid w:val="001166BB"/>
    <w:rsid w:val="00117197"/>
    <w:rsid w:val="001212D6"/>
    <w:rsid w:val="00125AE5"/>
    <w:rsid w:val="00136CD3"/>
    <w:rsid w:val="00146BC3"/>
    <w:rsid w:val="001506D1"/>
    <w:rsid w:val="00151740"/>
    <w:rsid w:val="00153123"/>
    <w:rsid w:val="001562FC"/>
    <w:rsid w:val="00196BDF"/>
    <w:rsid w:val="001A6E67"/>
    <w:rsid w:val="001B070B"/>
    <w:rsid w:val="001B5C1B"/>
    <w:rsid w:val="001B7384"/>
    <w:rsid w:val="001C2477"/>
    <w:rsid w:val="001D5FF1"/>
    <w:rsid w:val="001E316A"/>
    <w:rsid w:val="001E7F77"/>
    <w:rsid w:val="00202204"/>
    <w:rsid w:val="00206F8A"/>
    <w:rsid w:val="002148B4"/>
    <w:rsid w:val="00227D66"/>
    <w:rsid w:val="002303D0"/>
    <w:rsid w:val="00234C7F"/>
    <w:rsid w:val="002366FD"/>
    <w:rsid w:val="00236DEB"/>
    <w:rsid w:val="0025376A"/>
    <w:rsid w:val="00263364"/>
    <w:rsid w:val="00276058"/>
    <w:rsid w:val="00287591"/>
    <w:rsid w:val="002905AE"/>
    <w:rsid w:val="00297672"/>
    <w:rsid w:val="002C1138"/>
    <w:rsid w:val="002C1299"/>
    <w:rsid w:val="002C1930"/>
    <w:rsid w:val="002C6988"/>
    <w:rsid w:val="002C6F78"/>
    <w:rsid w:val="002D4A12"/>
    <w:rsid w:val="002D7225"/>
    <w:rsid w:val="002E5E98"/>
    <w:rsid w:val="002F0393"/>
    <w:rsid w:val="002F1BEE"/>
    <w:rsid w:val="002F280A"/>
    <w:rsid w:val="00300EF3"/>
    <w:rsid w:val="00306E1D"/>
    <w:rsid w:val="00307B89"/>
    <w:rsid w:val="00311AB8"/>
    <w:rsid w:val="00321751"/>
    <w:rsid w:val="003362C3"/>
    <w:rsid w:val="00347CFB"/>
    <w:rsid w:val="00357443"/>
    <w:rsid w:val="00364E9C"/>
    <w:rsid w:val="003828CC"/>
    <w:rsid w:val="003852FD"/>
    <w:rsid w:val="00395BC7"/>
    <w:rsid w:val="003A2202"/>
    <w:rsid w:val="003A2813"/>
    <w:rsid w:val="003A5C18"/>
    <w:rsid w:val="003B69B1"/>
    <w:rsid w:val="003D019E"/>
    <w:rsid w:val="003E4347"/>
    <w:rsid w:val="003E46A6"/>
    <w:rsid w:val="003F7EB9"/>
    <w:rsid w:val="00400A7B"/>
    <w:rsid w:val="0040192E"/>
    <w:rsid w:val="004072B0"/>
    <w:rsid w:val="00421028"/>
    <w:rsid w:val="00433418"/>
    <w:rsid w:val="00433ABC"/>
    <w:rsid w:val="00450259"/>
    <w:rsid w:val="0047414B"/>
    <w:rsid w:val="0047748D"/>
    <w:rsid w:val="00485E54"/>
    <w:rsid w:val="0049046A"/>
    <w:rsid w:val="004A0946"/>
    <w:rsid w:val="004B4430"/>
    <w:rsid w:val="004C7BA5"/>
    <w:rsid w:val="004D0750"/>
    <w:rsid w:val="004D1773"/>
    <w:rsid w:val="004D5691"/>
    <w:rsid w:val="004E2C58"/>
    <w:rsid w:val="004E7B40"/>
    <w:rsid w:val="004F7408"/>
    <w:rsid w:val="00504277"/>
    <w:rsid w:val="00511B49"/>
    <w:rsid w:val="00524515"/>
    <w:rsid w:val="00527C50"/>
    <w:rsid w:val="00533CC0"/>
    <w:rsid w:val="00551F3D"/>
    <w:rsid w:val="00555543"/>
    <w:rsid w:val="00555670"/>
    <w:rsid w:val="00556602"/>
    <w:rsid w:val="0056215E"/>
    <w:rsid w:val="005653D1"/>
    <w:rsid w:val="0056738E"/>
    <w:rsid w:val="0057053F"/>
    <w:rsid w:val="005956E1"/>
    <w:rsid w:val="005A5865"/>
    <w:rsid w:val="005B0D94"/>
    <w:rsid w:val="005B2DA4"/>
    <w:rsid w:val="005C5F1E"/>
    <w:rsid w:val="005C7D36"/>
    <w:rsid w:val="005D2935"/>
    <w:rsid w:val="005D3A4E"/>
    <w:rsid w:val="005D412F"/>
    <w:rsid w:val="005E1F3B"/>
    <w:rsid w:val="005E4DE6"/>
    <w:rsid w:val="005E57FA"/>
    <w:rsid w:val="006030D7"/>
    <w:rsid w:val="006035A3"/>
    <w:rsid w:val="00623BB1"/>
    <w:rsid w:val="0063221A"/>
    <w:rsid w:val="00640C10"/>
    <w:rsid w:val="00650021"/>
    <w:rsid w:val="00651264"/>
    <w:rsid w:val="006517FD"/>
    <w:rsid w:val="00664EF4"/>
    <w:rsid w:val="00670B8A"/>
    <w:rsid w:val="00681F3C"/>
    <w:rsid w:val="00685F2A"/>
    <w:rsid w:val="0069310E"/>
    <w:rsid w:val="00695AC9"/>
    <w:rsid w:val="00697FDB"/>
    <w:rsid w:val="006A44FA"/>
    <w:rsid w:val="006C0990"/>
    <w:rsid w:val="006C3852"/>
    <w:rsid w:val="006C6F00"/>
    <w:rsid w:val="006C740F"/>
    <w:rsid w:val="006D07D3"/>
    <w:rsid w:val="006D5E0D"/>
    <w:rsid w:val="006F0360"/>
    <w:rsid w:val="006F3A74"/>
    <w:rsid w:val="006F5A25"/>
    <w:rsid w:val="006F68DC"/>
    <w:rsid w:val="00700D56"/>
    <w:rsid w:val="00713367"/>
    <w:rsid w:val="007158BA"/>
    <w:rsid w:val="00723D47"/>
    <w:rsid w:val="00743428"/>
    <w:rsid w:val="00743EDC"/>
    <w:rsid w:val="007541AA"/>
    <w:rsid w:val="007677E3"/>
    <w:rsid w:val="00776291"/>
    <w:rsid w:val="0077709C"/>
    <w:rsid w:val="00777403"/>
    <w:rsid w:val="00781EB1"/>
    <w:rsid w:val="00793AA8"/>
    <w:rsid w:val="007A7FB2"/>
    <w:rsid w:val="007B1073"/>
    <w:rsid w:val="007C4704"/>
    <w:rsid w:val="007C6482"/>
    <w:rsid w:val="007C6E25"/>
    <w:rsid w:val="007D5C80"/>
    <w:rsid w:val="007D7692"/>
    <w:rsid w:val="007E296B"/>
    <w:rsid w:val="007E4EEE"/>
    <w:rsid w:val="007E6B9E"/>
    <w:rsid w:val="007E6F4C"/>
    <w:rsid w:val="00802339"/>
    <w:rsid w:val="00802E1A"/>
    <w:rsid w:val="0082057E"/>
    <w:rsid w:val="008227CB"/>
    <w:rsid w:val="0082704B"/>
    <w:rsid w:val="00856DC1"/>
    <w:rsid w:val="00862B51"/>
    <w:rsid w:val="00876218"/>
    <w:rsid w:val="00882D48"/>
    <w:rsid w:val="00884094"/>
    <w:rsid w:val="008A1426"/>
    <w:rsid w:val="008B762D"/>
    <w:rsid w:val="008D0CD1"/>
    <w:rsid w:val="008D0E3E"/>
    <w:rsid w:val="008D3B0A"/>
    <w:rsid w:val="00906CCC"/>
    <w:rsid w:val="009329E9"/>
    <w:rsid w:val="009442F5"/>
    <w:rsid w:val="00950C7F"/>
    <w:rsid w:val="0095353B"/>
    <w:rsid w:val="00986D45"/>
    <w:rsid w:val="00994208"/>
    <w:rsid w:val="0099792F"/>
    <w:rsid w:val="009A0B3F"/>
    <w:rsid w:val="009B3EB8"/>
    <w:rsid w:val="009B7D09"/>
    <w:rsid w:val="009C4EEA"/>
    <w:rsid w:val="009D00A0"/>
    <w:rsid w:val="009E02DA"/>
    <w:rsid w:val="009E5F1E"/>
    <w:rsid w:val="00A24580"/>
    <w:rsid w:val="00A2774F"/>
    <w:rsid w:val="00A318A1"/>
    <w:rsid w:val="00A366F2"/>
    <w:rsid w:val="00A41EB1"/>
    <w:rsid w:val="00A5603D"/>
    <w:rsid w:val="00A77F9B"/>
    <w:rsid w:val="00A97E9F"/>
    <w:rsid w:val="00AA20BD"/>
    <w:rsid w:val="00AA58AC"/>
    <w:rsid w:val="00AB037C"/>
    <w:rsid w:val="00AC14F6"/>
    <w:rsid w:val="00AC662C"/>
    <w:rsid w:val="00AD0923"/>
    <w:rsid w:val="00AD121E"/>
    <w:rsid w:val="00AD69AB"/>
    <w:rsid w:val="00AF658D"/>
    <w:rsid w:val="00AF7248"/>
    <w:rsid w:val="00B006AF"/>
    <w:rsid w:val="00B00F6E"/>
    <w:rsid w:val="00B02FF5"/>
    <w:rsid w:val="00B036D5"/>
    <w:rsid w:val="00B17F44"/>
    <w:rsid w:val="00B2401F"/>
    <w:rsid w:val="00B27615"/>
    <w:rsid w:val="00B367A3"/>
    <w:rsid w:val="00B41DBF"/>
    <w:rsid w:val="00B64217"/>
    <w:rsid w:val="00B70895"/>
    <w:rsid w:val="00B73E9C"/>
    <w:rsid w:val="00B74A6A"/>
    <w:rsid w:val="00B760E5"/>
    <w:rsid w:val="00B765E6"/>
    <w:rsid w:val="00B779B8"/>
    <w:rsid w:val="00BA3329"/>
    <w:rsid w:val="00BB1983"/>
    <w:rsid w:val="00BB6B2E"/>
    <w:rsid w:val="00BC057B"/>
    <w:rsid w:val="00BC29A2"/>
    <w:rsid w:val="00BE61CD"/>
    <w:rsid w:val="00C05567"/>
    <w:rsid w:val="00C11713"/>
    <w:rsid w:val="00C210CF"/>
    <w:rsid w:val="00C32598"/>
    <w:rsid w:val="00C32C5B"/>
    <w:rsid w:val="00C43A60"/>
    <w:rsid w:val="00C44533"/>
    <w:rsid w:val="00C84338"/>
    <w:rsid w:val="00C911C7"/>
    <w:rsid w:val="00C9128D"/>
    <w:rsid w:val="00C92EB1"/>
    <w:rsid w:val="00C97D9F"/>
    <w:rsid w:val="00CA1974"/>
    <w:rsid w:val="00CA27EA"/>
    <w:rsid w:val="00CB368D"/>
    <w:rsid w:val="00CC29FD"/>
    <w:rsid w:val="00CC7DAC"/>
    <w:rsid w:val="00CE690E"/>
    <w:rsid w:val="00CF3FE7"/>
    <w:rsid w:val="00CF6B92"/>
    <w:rsid w:val="00CF7346"/>
    <w:rsid w:val="00D117C5"/>
    <w:rsid w:val="00D12C81"/>
    <w:rsid w:val="00D56810"/>
    <w:rsid w:val="00D574B6"/>
    <w:rsid w:val="00D76EFF"/>
    <w:rsid w:val="00D87A93"/>
    <w:rsid w:val="00D90681"/>
    <w:rsid w:val="00DA4C26"/>
    <w:rsid w:val="00DA6A91"/>
    <w:rsid w:val="00DB64B4"/>
    <w:rsid w:val="00E02FCC"/>
    <w:rsid w:val="00E135A7"/>
    <w:rsid w:val="00E13E14"/>
    <w:rsid w:val="00E20339"/>
    <w:rsid w:val="00E31BF4"/>
    <w:rsid w:val="00E356B5"/>
    <w:rsid w:val="00E42D18"/>
    <w:rsid w:val="00E43E39"/>
    <w:rsid w:val="00E4555B"/>
    <w:rsid w:val="00E54AEC"/>
    <w:rsid w:val="00E55B98"/>
    <w:rsid w:val="00E60F9A"/>
    <w:rsid w:val="00E67A76"/>
    <w:rsid w:val="00E7041E"/>
    <w:rsid w:val="00E94750"/>
    <w:rsid w:val="00E960D2"/>
    <w:rsid w:val="00E9797E"/>
    <w:rsid w:val="00EC1F04"/>
    <w:rsid w:val="00EE02B2"/>
    <w:rsid w:val="00EE1502"/>
    <w:rsid w:val="00EE656E"/>
    <w:rsid w:val="00EF53B6"/>
    <w:rsid w:val="00EF7A93"/>
    <w:rsid w:val="00EF7CD0"/>
    <w:rsid w:val="00F07BDE"/>
    <w:rsid w:val="00F42C88"/>
    <w:rsid w:val="00F44BFD"/>
    <w:rsid w:val="00F45C86"/>
    <w:rsid w:val="00F466A8"/>
    <w:rsid w:val="00F47837"/>
    <w:rsid w:val="00F50A51"/>
    <w:rsid w:val="00F6414B"/>
    <w:rsid w:val="00F67C82"/>
    <w:rsid w:val="00F73B6E"/>
    <w:rsid w:val="00F83510"/>
    <w:rsid w:val="00F85388"/>
    <w:rsid w:val="00F86FBF"/>
    <w:rsid w:val="00F93BB5"/>
    <w:rsid w:val="00FA01A1"/>
    <w:rsid w:val="00FA4A66"/>
    <w:rsid w:val="00FA5C63"/>
    <w:rsid w:val="00FA7751"/>
    <w:rsid w:val="00FB0932"/>
    <w:rsid w:val="00FB214D"/>
    <w:rsid w:val="00FC6149"/>
    <w:rsid w:val="00FD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4252E6-78FA-4BC7-A7DA-5E04CBBC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7D36"/>
  </w:style>
  <w:style w:type="paragraph" w:styleId="1">
    <w:name w:val="heading 1"/>
    <w:basedOn w:val="a"/>
    <w:next w:val="a"/>
    <w:link w:val="10"/>
    <w:uiPriority w:val="9"/>
    <w:qFormat/>
    <w:rsid w:val="00EE02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F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7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843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E7B4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5555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5543"/>
  </w:style>
  <w:style w:type="paragraph" w:styleId="a6">
    <w:name w:val="footer"/>
    <w:basedOn w:val="a"/>
    <w:link w:val="a7"/>
    <w:uiPriority w:val="99"/>
    <w:unhideWhenUsed/>
    <w:rsid w:val="005555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5543"/>
  </w:style>
  <w:style w:type="paragraph" w:styleId="a8">
    <w:name w:val="Balloon Text"/>
    <w:basedOn w:val="a"/>
    <w:link w:val="a9"/>
    <w:uiPriority w:val="99"/>
    <w:semiHidden/>
    <w:unhideWhenUsed/>
    <w:rsid w:val="000D5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D5F7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57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a">
    <w:name w:val="Normal (Web)"/>
    <w:basedOn w:val="a"/>
    <w:uiPriority w:val="99"/>
    <w:semiHidden/>
    <w:unhideWhenUsed/>
    <w:rsid w:val="008D3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8D0CD1"/>
    <w:pPr>
      <w:spacing w:after="0" w:line="240" w:lineRule="auto"/>
    </w:pPr>
  </w:style>
  <w:style w:type="character" w:styleId="HTML">
    <w:name w:val="HTML Typewriter"/>
    <w:basedOn w:val="a0"/>
    <w:uiPriority w:val="99"/>
    <w:semiHidden/>
    <w:unhideWhenUsed/>
    <w:rsid w:val="00650021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777403"/>
    <w:rPr>
      <w:b/>
      <w:bCs/>
    </w:rPr>
  </w:style>
  <w:style w:type="character" w:customStyle="1" w:styleId="hljs-keyword">
    <w:name w:val="hljs-keyword"/>
    <w:basedOn w:val="a0"/>
    <w:rsid w:val="00300EF3"/>
  </w:style>
  <w:style w:type="character" w:customStyle="1" w:styleId="hljs-title">
    <w:name w:val="hljs-title"/>
    <w:basedOn w:val="a0"/>
    <w:rsid w:val="00300EF3"/>
  </w:style>
  <w:style w:type="character" w:customStyle="1" w:styleId="hljs-meta">
    <w:name w:val="hljs-meta"/>
    <w:basedOn w:val="a0"/>
    <w:rsid w:val="00300EF3"/>
  </w:style>
  <w:style w:type="character" w:customStyle="1" w:styleId="hljs-comment">
    <w:name w:val="hljs-comment"/>
    <w:basedOn w:val="a0"/>
    <w:rsid w:val="00300EF3"/>
  </w:style>
  <w:style w:type="character" w:customStyle="1" w:styleId="hljs-function">
    <w:name w:val="hljs-function"/>
    <w:basedOn w:val="a0"/>
    <w:rsid w:val="00300EF3"/>
  </w:style>
  <w:style w:type="table" w:styleId="ad">
    <w:name w:val="Table Grid"/>
    <w:basedOn w:val="a1"/>
    <w:uiPriority w:val="39"/>
    <w:rsid w:val="009E5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B00F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e">
    <w:name w:val="List Paragraph"/>
    <w:basedOn w:val="a"/>
    <w:uiPriority w:val="34"/>
    <w:qFormat/>
    <w:rsid w:val="00E9797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C8433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cl-current-terms">
    <w:name w:val="cl-current-terms"/>
    <w:basedOn w:val="a0"/>
    <w:rsid w:val="000C6200"/>
  </w:style>
  <w:style w:type="character" w:customStyle="1" w:styleId="10">
    <w:name w:val="Заголовок 1 Знак"/>
    <w:basedOn w:val="a0"/>
    <w:link w:val="1"/>
    <w:uiPriority w:val="9"/>
    <w:rsid w:val="00EE02B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B64217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64217"/>
    <w:rPr>
      <w:rFonts w:ascii="Consolas" w:hAnsi="Consolas" w:cs="Consolas"/>
      <w:sz w:val="20"/>
      <w:szCs w:val="20"/>
    </w:rPr>
  </w:style>
  <w:style w:type="character" w:styleId="af">
    <w:name w:val="Emphasis"/>
    <w:basedOn w:val="a0"/>
    <w:uiPriority w:val="20"/>
    <w:qFormat/>
    <w:rsid w:val="004D1773"/>
    <w:rPr>
      <w:i/>
      <w:iCs/>
    </w:rPr>
  </w:style>
  <w:style w:type="character" w:styleId="HTML2">
    <w:name w:val="HTML Code"/>
    <w:basedOn w:val="a0"/>
    <w:uiPriority w:val="99"/>
    <w:semiHidden/>
    <w:unhideWhenUsed/>
    <w:rsid w:val="004D177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E67A76"/>
  </w:style>
  <w:style w:type="paragraph" w:styleId="af0">
    <w:name w:val="Block Text"/>
    <w:basedOn w:val="a"/>
    <w:semiHidden/>
    <w:rsid w:val="000D6C52"/>
    <w:pPr>
      <w:spacing w:after="200" w:line="276" w:lineRule="auto"/>
      <w:ind w:left="1134" w:right="1134"/>
      <w:jc w:val="both"/>
    </w:pPr>
    <w:rPr>
      <w:rFonts w:ascii="Cambria" w:eastAsia="Times New Roman" w:hAnsi="Cambria" w:cs="Times New Roman"/>
      <w:iCs/>
      <w:lang w:val="en-US" w:bidi="en-US"/>
    </w:rPr>
  </w:style>
  <w:style w:type="character" w:styleId="af1">
    <w:name w:val="Unresolved Mention"/>
    <w:basedOn w:val="a0"/>
    <w:uiPriority w:val="99"/>
    <w:semiHidden/>
    <w:unhideWhenUsed/>
    <w:rsid w:val="00F86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683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8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94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21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6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8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482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10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64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7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5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115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0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5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40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1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8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36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102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7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6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5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79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2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7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495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6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27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13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5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4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4307">
              <w:marLeft w:val="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245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511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61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7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3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078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3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39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715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2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39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318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9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8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47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3713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1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4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0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57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8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0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7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75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1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0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53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023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1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39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673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22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3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2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92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480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3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6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92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71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13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042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04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73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19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5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65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5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9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84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089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53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9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668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48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4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92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818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34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5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86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4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0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27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5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88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745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14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4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9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0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63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29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2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003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0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50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8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5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73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5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0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45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58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8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7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16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98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0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23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0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50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2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17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9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9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5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3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75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87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6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21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9920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8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32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21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3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40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90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3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51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7151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7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03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833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8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7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0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59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88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5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0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39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26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0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5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8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3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7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1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27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0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10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699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92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73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555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1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80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172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0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9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91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19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96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01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09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43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6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5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82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7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9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3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72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06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0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88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009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1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6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27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402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7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4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0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90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54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9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8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8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5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1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8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39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1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7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3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11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6149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2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1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9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83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7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2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1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36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0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8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6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505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14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1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5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01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7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9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4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8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51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7490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1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0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2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45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9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7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20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69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4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7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8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9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4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99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42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1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73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10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1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8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6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8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220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8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5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2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408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38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96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0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36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1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6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294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18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5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28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94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6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2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0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9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2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2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5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1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21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9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5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97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396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7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62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0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4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95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484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2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0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46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85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7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2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4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990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43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6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89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6797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191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67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8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85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428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49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9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65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21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25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2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3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59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88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7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4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4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33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5084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14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3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9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90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890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22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7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65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34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7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1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1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4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52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8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5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783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2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14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73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1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1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48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8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20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81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2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5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4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415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103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1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8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21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98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8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1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7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58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37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91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5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6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2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21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9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67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989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8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416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3629">
                      <w:marLeft w:val="0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1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438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5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55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712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2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4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45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81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1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4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7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87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06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7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9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02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2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5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62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730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2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1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615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43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7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10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9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20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9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3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2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77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5742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9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8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4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90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2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07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055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3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0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01197">
          <w:marLeft w:val="0"/>
          <w:marRight w:val="0"/>
          <w:marTop w:val="0"/>
          <w:marBottom w:val="300"/>
          <w:divBdr>
            <w:top w:val="single" w:sz="6" w:space="0" w:color="DADADA"/>
            <w:left w:val="single" w:sz="6" w:space="0" w:color="DADADA"/>
            <w:bottom w:val="single" w:sz="6" w:space="0" w:color="DADADA"/>
            <w:right w:val="single" w:sz="6" w:space="0" w:color="DADADA"/>
          </w:divBdr>
          <w:divsChild>
            <w:div w:id="1124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309319">
          <w:marLeft w:val="0"/>
          <w:marRight w:val="0"/>
          <w:marTop w:val="0"/>
          <w:marBottom w:val="300"/>
          <w:divBdr>
            <w:top w:val="single" w:sz="6" w:space="0" w:color="DADADA"/>
            <w:left w:val="single" w:sz="6" w:space="0" w:color="DADADA"/>
            <w:bottom w:val="single" w:sz="6" w:space="0" w:color="DADADA"/>
            <w:right w:val="single" w:sz="6" w:space="0" w:color="DADADA"/>
          </w:divBdr>
          <w:divsChild>
            <w:div w:id="1236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219739">
          <w:marLeft w:val="0"/>
          <w:marRight w:val="0"/>
          <w:marTop w:val="0"/>
          <w:marBottom w:val="300"/>
          <w:divBdr>
            <w:top w:val="single" w:sz="6" w:space="0" w:color="DADADA"/>
            <w:left w:val="single" w:sz="6" w:space="0" w:color="DADADA"/>
            <w:bottom w:val="single" w:sz="6" w:space="0" w:color="DADADA"/>
            <w:right w:val="single" w:sz="6" w:space="0" w:color="DADADA"/>
          </w:divBdr>
          <w:divsChild>
            <w:div w:id="1624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962510">
          <w:marLeft w:val="0"/>
          <w:marRight w:val="0"/>
          <w:marTop w:val="0"/>
          <w:marBottom w:val="300"/>
          <w:divBdr>
            <w:top w:val="single" w:sz="6" w:space="0" w:color="DADADA"/>
            <w:left w:val="single" w:sz="6" w:space="0" w:color="DADADA"/>
            <w:bottom w:val="single" w:sz="6" w:space="0" w:color="DADADA"/>
            <w:right w:val="single" w:sz="6" w:space="0" w:color="DADADA"/>
          </w:divBdr>
          <w:divsChild>
            <w:div w:id="1068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418959">
          <w:marLeft w:val="0"/>
          <w:marRight w:val="0"/>
          <w:marTop w:val="0"/>
          <w:marBottom w:val="300"/>
          <w:divBdr>
            <w:top w:val="single" w:sz="6" w:space="0" w:color="DADADA"/>
            <w:left w:val="single" w:sz="6" w:space="0" w:color="DADADA"/>
            <w:bottom w:val="single" w:sz="6" w:space="0" w:color="DADADA"/>
            <w:right w:val="single" w:sz="6" w:space="0" w:color="DADADA"/>
          </w:divBdr>
          <w:divsChild>
            <w:div w:id="13663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7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770988">
          <w:marLeft w:val="0"/>
          <w:marRight w:val="0"/>
          <w:marTop w:val="0"/>
          <w:marBottom w:val="300"/>
          <w:divBdr>
            <w:top w:val="single" w:sz="6" w:space="0" w:color="DADADA"/>
            <w:left w:val="single" w:sz="6" w:space="0" w:color="DADADA"/>
            <w:bottom w:val="single" w:sz="6" w:space="0" w:color="DADADA"/>
            <w:right w:val="single" w:sz="6" w:space="0" w:color="DADADA"/>
          </w:divBdr>
          <w:divsChild>
            <w:div w:id="1266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126221">
          <w:marLeft w:val="0"/>
          <w:marRight w:val="0"/>
          <w:marTop w:val="0"/>
          <w:marBottom w:val="300"/>
          <w:divBdr>
            <w:top w:val="single" w:sz="6" w:space="0" w:color="DADADA"/>
            <w:left w:val="single" w:sz="6" w:space="0" w:color="DADADA"/>
            <w:bottom w:val="single" w:sz="6" w:space="0" w:color="DADADA"/>
            <w:right w:val="single" w:sz="6" w:space="0" w:color="DADADA"/>
          </w:divBdr>
          <w:divsChild>
            <w:div w:id="632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2034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982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8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281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3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62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06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86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12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5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89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77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3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9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7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8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61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5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9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8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0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3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2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1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3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3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35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870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85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3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6353">
              <w:marLeft w:val="15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458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0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90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4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8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689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54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2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42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20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1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1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71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0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4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01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24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1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290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9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7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51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1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7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54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4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35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9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08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19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9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2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8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0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3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71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3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6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59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0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5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21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56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2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304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2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76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9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8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7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47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3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39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935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6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0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62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150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3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24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3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84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87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8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5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6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50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63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876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2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4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7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8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8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99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6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4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94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4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7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84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6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87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346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7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96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23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3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0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76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23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4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3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2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2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4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1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67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792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1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36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213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2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4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2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326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454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75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52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69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0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4087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8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76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42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93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2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22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955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2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30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91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56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6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5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82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130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74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5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589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6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51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65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43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986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0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7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53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65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09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83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02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3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329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1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4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92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42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9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4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27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16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8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2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35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3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46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75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8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8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79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2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6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0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012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2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8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91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5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5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00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34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0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52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2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23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2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35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1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7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33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18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4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36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2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56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4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06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66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9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95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69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3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3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0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7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2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81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50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99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7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7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0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17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024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7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7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7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2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3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87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9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03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1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0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267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19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954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64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51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067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1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7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64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6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5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3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29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78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51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60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3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42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4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9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3801">
              <w:marLeft w:val="0"/>
              <w:marRight w:val="0"/>
              <w:marTop w:val="2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1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34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16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02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5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15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31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1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8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5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7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2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88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08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9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9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77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6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04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6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1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84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1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33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3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34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69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6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18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0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06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01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80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38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80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98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71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2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61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67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22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66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5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6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33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0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3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8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60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5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9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9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80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70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60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82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1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75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90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64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66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3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4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6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79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48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1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4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81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9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79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4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5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07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9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5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8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6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1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78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39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5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1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8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63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0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8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8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8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70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08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63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8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17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2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5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77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12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6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1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3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19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7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32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9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07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7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33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76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65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08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06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87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46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71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5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1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12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19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50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36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37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8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03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5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14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55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29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11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3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3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3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23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37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89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47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22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2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60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75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9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16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0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82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0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0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29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65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1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20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56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60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8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00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8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7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75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66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5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77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5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4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5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64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4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6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27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8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8011">
                  <w:marLeft w:val="0"/>
                  <w:marRight w:val="2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49068">
                  <w:marLeft w:val="0"/>
                  <w:marRight w:val="2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7003">
                  <w:marLeft w:val="0"/>
                  <w:marRight w:val="2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3745">
                  <w:marLeft w:val="0"/>
                  <w:marRight w:val="2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21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85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0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7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05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9853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560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87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480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764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79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143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504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55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644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514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655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793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484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1697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581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025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61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913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129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958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378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581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768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884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625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968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91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49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503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23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618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467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620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239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816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259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063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330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5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703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1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1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24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91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8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9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7293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99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757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8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9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6070">
          <w:marLeft w:val="195"/>
          <w:marRight w:val="2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0196">
              <w:marLeft w:val="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8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927186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480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6870">
              <w:marLeft w:val="30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675">
          <w:marLeft w:val="225"/>
          <w:marRight w:val="150"/>
          <w:marTop w:val="5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79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29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528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791">
              <w:blockQuote w:val="1"/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23" w:color="1F567D"/>
                <w:bottom w:val="none" w:sz="0" w:space="0" w:color="auto"/>
                <w:right w:val="none" w:sz="0" w:space="0" w:color="auto"/>
              </w:divBdr>
            </w:div>
            <w:div w:id="1290355017">
              <w:blockQuote w:val="1"/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23" w:color="1F567D"/>
                <w:bottom w:val="none" w:sz="0" w:space="0" w:color="auto"/>
                <w:right w:val="none" w:sz="0" w:space="0" w:color="auto"/>
              </w:divBdr>
            </w:div>
            <w:div w:id="557327723">
              <w:blockQuote w:val="1"/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23" w:color="1F567D"/>
                <w:bottom w:val="none" w:sz="0" w:space="0" w:color="auto"/>
                <w:right w:val="none" w:sz="0" w:space="0" w:color="auto"/>
              </w:divBdr>
            </w:div>
            <w:div w:id="328749982">
              <w:blockQuote w:val="1"/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23" w:color="1F567D"/>
                <w:bottom w:val="none" w:sz="0" w:space="0" w:color="auto"/>
                <w:right w:val="none" w:sz="0" w:space="0" w:color="auto"/>
              </w:divBdr>
            </w:div>
            <w:div w:id="17046678">
              <w:blockQuote w:val="1"/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23" w:color="1F567D"/>
                <w:bottom w:val="none" w:sz="0" w:space="0" w:color="auto"/>
                <w:right w:val="none" w:sz="0" w:space="0" w:color="auto"/>
              </w:divBdr>
            </w:div>
            <w:div w:id="1222131379">
              <w:blockQuote w:val="1"/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23" w:color="1F567D"/>
                <w:bottom w:val="none" w:sz="0" w:space="0" w:color="auto"/>
                <w:right w:val="none" w:sz="0" w:space="0" w:color="auto"/>
              </w:divBdr>
            </w:div>
            <w:div w:id="1760635755">
              <w:blockQuote w:val="1"/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23" w:color="1F567D"/>
                <w:bottom w:val="none" w:sz="0" w:space="0" w:color="auto"/>
                <w:right w:val="none" w:sz="0" w:space="0" w:color="auto"/>
              </w:divBdr>
            </w:div>
            <w:div w:id="1202598743">
              <w:blockQuote w:val="1"/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23" w:color="1F567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tutorials.net/ru/mongodb/topic/9271/%d0%b7%d0%b0%d0%bf%d1%80%d0%be%d1%81-%d0%b4%d0%b0%d0%bd%d0%bd%d1%8b%d1%85--%d0%bd%d0%b0%d1%87%d0%b0%d0%bb%d0%be-%d1%80%d0%b0%d0%b1%d0%be%d1%82%d1%8b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B853CC-26A6-4A57-A1B7-BA9AEB798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Занин Алексей Викторович</cp:lastModifiedBy>
  <cp:revision>3</cp:revision>
  <dcterms:created xsi:type="dcterms:W3CDTF">2025-03-20T13:01:00Z</dcterms:created>
  <dcterms:modified xsi:type="dcterms:W3CDTF">2025-03-20T13:03:00Z</dcterms:modified>
</cp:coreProperties>
</file>